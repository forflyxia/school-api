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right" w:tblpY="3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3995"/>
      </w:tblGrid>
      <w:tr w:rsidR="007F5D55" w:rsidRPr="00E17C4F" w:rsidTr="002B0E95">
        <w:tc>
          <w:tcPr>
            <w:tcW w:w="1668" w:type="dxa"/>
          </w:tcPr>
          <w:p w:rsidR="007F5D55" w:rsidRPr="00E17C4F" w:rsidRDefault="007F5D55" w:rsidP="00467B48">
            <w:pPr>
              <w:spacing w:line="360" w:lineRule="auto"/>
              <w:rPr>
                <w:rFonts w:ascii="微软雅黑" w:eastAsia="微软雅黑" w:hAnsi="微软雅黑"/>
                <w:color w:val="0D0D0D"/>
                <w:sz w:val="18"/>
                <w:szCs w:val="18"/>
              </w:rPr>
            </w:pPr>
            <w:r w:rsidRPr="00E17C4F">
              <w:rPr>
                <w:rFonts w:ascii="微软雅黑" w:eastAsia="微软雅黑" w:hAnsi="微软雅黑" w:hint="eastAsia"/>
                <w:color w:val="0D0D0D"/>
                <w:sz w:val="18"/>
                <w:szCs w:val="18"/>
              </w:rPr>
              <w:t>文档编号</w:t>
            </w:r>
          </w:p>
        </w:tc>
        <w:tc>
          <w:tcPr>
            <w:tcW w:w="3995" w:type="dxa"/>
          </w:tcPr>
          <w:p w:rsidR="007F5D55" w:rsidRPr="00E17C4F" w:rsidRDefault="007F5D55" w:rsidP="00467B48">
            <w:pPr>
              <w:spacing w:line="360" w:lineRule="auto"/>
              <w:rPr>
                <w:rFonts w:ascii="微软雅黑" w:eastAsia="微软雅黑" w:hAnsi="微软雅黑"/>
                <w:color w:val="0D0D0D"/>
                <w:sz w:val="18"/>
                <w:szCs w:val="18"/>
              </w:rPr>
            </w:pPr>
          </w:p>
        </w:tc>
      </w:tr>
      <w:tr w:rsidR="007F5D55" w:rsidRPr="00E17C4F" w:rsidTr="002B0E95">
        <w:tc>
          <w:tcPr>
            <w:tcW w:w="1668" w:type="dxa"/>
          </w:tcPr>
          <w:p w:rsidR="007F5D55" w:rsidRPr="00E17C4F" w:rsidRDefault="007F5D55" w:rsidP="00467B48">
            <w:pPr>
              <w:spacing w:line="360" w:lineRule="auto"/>
              <w:rPr>
                <w:rFonts w:ascii="微软雅黑" w:eastAsia="微软雅黑" w:hAnsi="微软雅黑"/>
                <w:color w:val="0D0D0D"/>
                <w:sz w:val="18"/>
                <w:szCs w:val="18"/>
              </w:rPr>
            </w:pPr>
            <w:r w:rsidRPr="00E17C4F">
              <w:rPr>
                <w:rFonts w:ascii="微软雅黑" w:eastAsia="微软雅黑" w:hAnsi="微软雅黑" w:hint="eastAsia"/>
                <w:color w:val="0D0D0D"/>
                <w:sz w:val="18"/>
                <w:szCs w:val="18"/>
              </w:rPr>
              <w:t>文档负责</w:t>
            </w:r>
          </w:p>
        </w:tc>
        <w:tc>
          <w:tcPr>
            <w:tcW w:w="3995" w:type="dxa"/>
          </w:tcPr>
          <w:p w:rsidR="007F5D55" w:rsidRPr="00E17C4F" w:rsidRDefault="007F5D55" w:rsidP="00467B48">
            <w:pPr>
              <w:spacing w:line="360" w:lineRule="auto"/>
              <w:rPr>
                <w:rFonts w:ascii="微软雅黑" w:eastAsia="微软雅黑" w:hAnsi="微软雅黑"/>
                <w:color w:val="0D0D0D"/>
                <w:sz w:val="18"/>
                <w:szCs w:val="18"/>
              </w:rPr>
            </w:pPr>
          </w:p>
        </w:tc>
      </w:tr>
      <w:tr w:rsidR="007F5D55" w:rsidRPr="00E17C4F" w:rsidTr="002B0E95">
        <w:tc>
          <w:tcPr>
            <w:tcW w:w="1668" w:type="dxa"/>
          </w:tcPr>
          <w:p w:rsidR="007F5D55" w:rsidRPr="00E17C4F" w:rsidRDefault="007F5D55" w:rsidP="00467B48">
            <w:pPr>
              <w:spacing w:line="360" w:lineRule="auto"/>
              <w:rPr>
                <w:rFonts w:ascii="微软雅黑" w:eastAsia="微软雅黑" w:hAnsi="微软雅黑"/>
                <w:color w:val="0D0D0D"/>
                <w:sz w:val="18"/>
                <w:szCs w:val="18"/>
              </w:rPr>
            </w:pPr>
            <w:r w:rsidRPr="00E17C4F">
              <w:rPr>
                <w:rFonts w:ascii="微软雅黑" w:eastAsia="微软雅黑" w:hAnsi="微软雅黑" w:hint="eastAsia"/>
                <w:color w:val="0D0D0D"/>
                <w:sz w:val="18"/>
                <w:szCs w:val="18"/>
              </w:rPr>
              <w:t>项目名称</w:t>
            </w:r>
          </w:p>
        </w:tc>
        <w:tc>
          <w:tcPr>
            <w:tcW w:w="3995" w:type="dxa"/>
          </w:tcPr>
          <w:p w:rsidR="007F5D55" w:rsidRPr="00775209" w:rsidRDefault="007E380D" w:rsidP="00467B48">
            <w:pPr>
              <w:spacing w:line="360" w:lineRule="auto"/>
              <w:rPr>
                <w:rFonts w:ascii="微软雅黑" w:eastAsia="微软雅黑" w:hAnsi="微软雅黑"/>
                <w:color w:val="0D0D0D"/>
                <w:sz w:val="18"/>
                <w:szCs w:val="18"/>
              </w:rPr>
            </w:pPr>
            <w:r>
              <w:rPr>
                <w:rFonts w:ascii="微软雅黑" w:eastAsia="微软雅黑" w:hAnsi="微软雅黑" w:hint="eastAsia"/>
                <w:color w:val="0D0D0D"/>
                <w:sz w:val="18"/>
                <w:szCs w:val="18"/>
              </w:rPr>
              <w:t>建行银企直连付款一期</w:t>
            </w:r>
          </w:p>
        </w:tc>
      </w:tr>
      <w:tr w:rsidR="007F5D55" w:rsidRPr="00E17C4F" w:rsidTr="002B0E95">
        <w:tc>
          <w:tcPr>
            <w:tcW w:w="1668" w:type="dxa"/>
          </w:tcPr>
          <w:p w:rsidR="007F5D55" w:rsidRPr="00E17C4F" w:rsidRDefault="007F5D55" w:rsidP="00467B48">
            <w:pPr>
              <w:spacing w:line="360" w:lineRule="auto"/>
              <w:rPr>
                <w:rFonts w:ascii="微软雅黑" w:eastAsia="微软雅黑" w:hAnsi="微软雅黑"/>
                <w:color w:val="0D0D0D"/>
                <w:sz w:val="18"/>
                <w:szCs w:val="18"/>
              </w:rPr>
            </w:pPr>
            <w:r w:rsidRPr="00E17C4F">
              <w:rPr>
                <w:rFonts w:ascii="微软雅黑" w:eastAsia="微软雅黑" w:hAnsi="微软雅黑" w:hint="eastAsia"/>
                <w:color w:val="0D0D0D"/>
                <w:sz w:val="18"/>
                <w:szCs w:val="18"/>
              </w:rPr>
              <w:t>文件状态</w:t>
            </w:r>
          </w:p>
        </w:tc>
        <w:tc>
          <w:tcPr>
            <w:tcW w:w="3995" w:type="dxa"/>
          </w:tcPr>
          <w:p w:rsidR="007F5D55" w:rsidRPr="00E17C4F" w:rsidRDefault="009C1AFF" w:rsidP="00467B48">
            <w:pPr>
              <w:spacing w:line="360" w:lineRule="auto"/>
              <w:rPr>
                <w:rFonts w:ascii="微软雅黑" w:eastAsia="微软雅黑" w:hAnsi="微软雅黑"/>
                <w:color w:val="0D0D0D"/>
                <w:sz w:val="18"/>
                <w:szCs w:val="18"/>
              </w:rPr>
            </w:pPr>
            <w:ins w:id="0" w:author="vzj章剑" w:date="2017-08-25T13:56:00Z">
              <w:r>
                <w:rPr>
                  <w:rFonts w:ascii="微软雅黑" w:eastAsia="微软雅黑" w:hAnsi="微软雅黑" w:hint="eastAsia"/>
                  <w:color w:val="0D0D0D"/>
                  <w:sz w:val="18"/>
                  <w:szCs w:val="18"/>
                </w:rPr>
                <w:t>完成</w:t>
              </w:r>
            </w:ins>
            <w:del w:id="1" w:author="vzj章剑" w:date="2017-08-25T13:56:00Z">
              <w:r w:rsidR="000B6DB7" w:rsidDel="009C1AFF">
                <w:rPr>
                  <w:rFonts w:ascii="微软雅黑" w:eastAsia="微软雅黑" w:hAnsi="微软雅黑" w:hint="eastAsia"/>
                  <w:color w:val="0D0D0D"/>
                  <w:sz w:val="18"/>
                  <w:szCs w:val="18"/>
                </w:rPr>
                <w:delText>草稿</w:delText>
              </w:r>
            </w:del>
          </w:p>
        </w:tc>
      </w:tr>
      <w:tr w:rsidR="007F5D55" w:rsidRPr="00E17C4F" w:rsidTr="002B0E95">
        <w:tc>
          <w:tcPr>
            <w:tcW w:w="1668" w:type="dxa"/>
          </w:tcPr>
          <w:p w:rsidR="007F5D55" w:rsidRPr="00E17C4F" w:rsidRDefault="007F5D55" w:rsidP="00467B48">
            <w:pPr>
              <w:spacing w:line="360" w:lineRule="auto"/>
              <w:rPr>
                <w:rFonts w:ascii="微软雅黑" w:eastAsia="微软雅黑" w:hAnsi="微软雅黑"/>
                <w:color w:val="0D0D0D"/>
                <w:sz w:val="18"/>
                <w:szCs w:val="18"/>
              </w:rPr>
            </w:pPr>
            <w:r w:rsidRPr="00E17C4F">
              <w:rPr>
                <w:rFonts w:ascii="微软雅黑" w:eastAsia="微软雅黑" w:hAnsi="微软雅黑" w:hint="eastAsia"/>
                <w:color w:val="0D0D0D"/>
                <w:sz w:val="18"/>
                <w:szCs w:val="18"/>
              </w:rPr>
              <w:t>文件密级</w:t>
            </w:r>
          </w:p>
        </w:tc>
        <w:tc>
          <w:tcPr>
            <w:tcW w:w="3995" w:type="dxa"/>
          </w:tcPr>
          <w:p w:rsidR="007F5D55" w:rsidRPr="00E17C4F" w:rsidRDefault="007F5D55" w:rsidP="00467B48">
            <w:pPr>
              <w:spacing w:line="360" w:lineRule="auto"/>
              <w:rPr>
                <w:rFonts w:ascii="微软雅黑" w:eastAsia="微软雅黑" w:hAnsi="微软雅黑"/>
                <w:color w:val="0D0D0D"/>
                <w:sz w:val="18"/>
                <w:szCs w:val="18"/>
              </w:rPr>
            </w:pPr>
            <w:r w:rsidRPr="00E17C4F">
              <w:rPr>
                <w:rFonts w:ascii="微软雅黑" w:eastAsia="微软雅黑" w:hAnsi="微软雅黑" w:hint="eastAsia"/>
                <w:color w:val="0D0D0D"/>
                <w:sz w:val="18"/>
                <w:szCs w:val="18"/>
              </w:rPr>
              <w:t>绝密</w:t>
            </w:r>
          </w:p>
        </w:tc>
      </w:tr>
    </w:tbl>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101E4" w:rsidP="00467B48">
      <w:pPr>
        <w:spacing w:line="360" w:lineRule="auto"/>
        <w:jc w:val="center"/>
        <w:rPr>
          <w:rFonts w:ascii="微软雅黑" w:eastAsia="微软雅黑" w:hAnsi="微软雅黑" w:cs="Arial"/>
          <w:b/>
          <w:sz w:val="52"/>
          <w:szCs w:val="52"/>
        </w:rPr>
      </w:pPr>
      <w:r w:rsidRPr="007101E4">
        <w:rPr>
          <w:rFonts w:ascii="微软雅黑" w:eastAsia="微软雅黑" w:hAnsi="微软雅黑" w:cs="Arial" w:hint="eastAsia"/>
          <w:b/>
          <w:sz w:val="52"/>
          <w:szCs w:val="52"/>
        </w:rPr>
        <w:t>需求规格说明书</w:t>
      </w: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tbl>
      <w:tblPr>
        <w:tblW w:w="745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445"/>
        <w:gridCol w:w="5010"/>
      </w:tblGrid>
      <w:tr w:rsidR="007F5D55" w:rsidRPr="00E17C4F" w:rsidTr="00AF1E93">
        <w:trPr>
          <w:jc w:val="center"/>
        </w:trPr>
        <w:tc>
          <w:tcPr>
            <w:tcW w:w="2445" w:type="dxa"/>
            <w:vAlign w:val="center"/>
          </w:tcPr>
          <w:p w:rsidR="007F5D55" w:rsidRPr="00E17C4F" w:rsidRDefault="007F5D55" w:rsidP="00467B48">
            <w:pPr>
              <w:spacing w:line="360" w:lineRule="auto"/>
              <w:rPr>
                <w:rFonts w:ascii="微软雅黑" w:eastAsia="微软雅黑" w:hAnsi="微软雅黑"/>
                <w:b/>
                <w:color w:val="0D0D0D"/>
                <w:sz w:val="18"/>
                <w:szCs w:val="18"/>
              </w:rPr>
            </w:pPr>
            <w:r w:rsidRPr="00E17C4F">
              <w:rPr>
                <w:rFonts w:ascii="微软雅黑" w:eastAsia="微软雅黑" w:hAnsi="微软雅黑" w:hint="eastAsia"/>
                <w:b/>
                <w:color w:val="0D0D0D"/>
                <w:sz w:val="18"/>
                <w:szCs w:val="18"/>
              </w:rPr>
              <w:t>重要性</w:t>
            </w:r>
          </w:p>
        </w:tc>
        <w:tc>
          <w:tcPr>
            <w:tcW w:w="5010" w:type="dxa"/>
            <w:vAlign w:val="center"/>
          </w:tcPr>
          <w:p w:rsidR="007F5D55" w:rsidRPr="00E17C4F" w:rsidRDefault="007F5D55" w:rsidP="00467B48">
            <w:pPr>
              <w:spacing w:line="360" w:lineRule="auto"/>
              <w:rPr>
                <w:rFonts w:ascii="微软雅黑" w:eastAsia="微软雅黑" w:hAnsi="微软雅黑"/>
                <w:b/>
                <w:color w:val="0D0D0D"/>
                <w:sz w:val="18"/>
                <w:szCs w:val="18"/>
              </w:rPr>
            </w:pPr>
            <w:r w:rsidRPr="00E17C4F">
              <w:rPr>
                <w:rFonts w:ascii="微软雅黑" w:eastAsia="微软雅黑" w:hAnsi="微软雅黑" w:hint="eastAsia"/>
                <w:b/>
                <w:color w:val="0D0D0D"/>
                <w:sz w:val="18"/>
                <w:szCs w:val="18"/>
              </w:rPr>
              <w:t>高</w:t>
            </w:r>
          </w:p>
        </w:tc>
      </w:tr>
      <w:tr w:rsidR="007F5D55" w:rsidRPr="00E17C4F" w:rsidTr="00AF1E93">
        <w:trPr>
          <w:jc w:val="center"/>
        </w:trPr>
        <w:tc>
          <w:tcPr>
            <w:tcW w:w="2445" w:type="dxa"/>
            <w:vAlign w:val="center"/>
          </w:tcPr>
          <w:p w:rsidR="007F5D55" w:rsidRPr="00E17C4F" w:rsidRDefault="007F5D55" w:rsidP="00467B48">
            <w:pPr>
              <w:spacing w:line="360" w:lineRule="auto"/>
              <w:rPr>
                <w:rFonts w:ascii="微软雅黑" w:eastAsia="微软雅黑" w:hAnsi="微软雅黑"/>
                <w:b/>
                <w:color w:val="0D0D0D"/>
                <w:sz w:val="18"/>
                <w:szCs w:val="18"/>
              </w:rPr>
            </w:pPr>
            <w:r w:rsidRPr="00E17C4F">
              <w:rPr>
                <w:rFonts w:ascii="微软雅黑" w:eastAsia="微软雅黑" w:hAnsi="微软雅黑" w:hint="eastAsia"/>
                <w:b/>
                <w:color w:val="0D0D0D"/>
                <w:sz w:val="18"/>
                <w:szCs w:val="18"/>
              </w:rPr>
              <w:t>紧迫性</w:t>
            </w:r>
          </w:p>
        </w:tc>
        <w:tc>
          <w:tcPr>
            <w:tcW w:w="5010" w:type="dxa"/>
            <w:vAlign w:val="center"/>
          </w:tcPr>
          <w:p w:rsidR="007F5D55" w:rsidRPr="00E17C4F" w:rsidRDefault="007F5D55" w:rsidP="00467B48">
            <w:pPr>
              <w:spacing w:line="360" w:lineRule="auto"/>
              <w:rPr>
                <w:rFonts w:ascii="微软雅黑" w:eastAsia="微软雅黑" w:hAnsi="微软雅黑"/>
                <w:b/>
                <w:color w:val="0D0D0D"/>
                <w:sz w:val="18"/>
                <w:szCs w:val="18"/>
              </w:rPr>
            </w:pPr>
            <w:r w:rsidRPr="00E17C4F">
              <w:rPr>
                <w:rFonts w:ascii="微软雅黑" w:eastAsia="微软雅黑" w:hAnsi="微软雅黑" w:hint="eastAsia"/>
                <w:b/>
                <w:color w:val="0D0D0D"/>
                <w:sz w:val="18"/>
                <w:szCs w:val="18"/>
              </w:rPr>
              <w:t>高</w:t>
            </w:r>
          </w:p>
        </w:tc>
      </w:tr>
      <w:tr w:rsidR="007F5D55" w:rsidRPr="00E17C4F" w:rsidTr="00AF1E93">
        <w:trPr>
          <w:jc w:val="center"/>
        </w:trPr>
        <w:tc>
          <w:tcPr>
            <w:tcW w:w="2445" w:type="dxa"/>
            <w:vAlign w:val="center"/>
          </w:tcPr>
          <w:p w:rsidR="007F5D55" w:rsidRPr="00E17C4F" w:rsidRDefault="007F5D55" w:rsidP="00467B48">
            <w:pPr>
              <w:spacing w:line="360" w:lineRule="auto"/>
              <w:rPr>
                <w:rFonts w:ascii="微软雅黑" w:eastAsia="微软雅黑" w:hAnsi="微软雅黑"/>
                <w:b/>
                <w:color w:val="0D0D0D"/>
                <w:sz w:val="18"/>
                <w:szCs w:val="18"/>
              </w:rPr>
            </w:pPr>
            <w:r w:rsidRPr="00E17C4F">
              <w:rPr>
                <w:rFonts w:ascii="微软雅黑" w:eastAsia="微软雅黑" w:hAnsi="微软雅黑" w:hint="eastAsia"/>
                <w:b/>
                <w:color w:val="0D0D0D"/>
                <w:sz w:val="18"/>
                <w:szCs w:val="18"/>
              </w:rPr>
              <w:t>拟制人</w:t>
            </w:r>
          </w:p>
        </w:tc>
        <w:tc>
          <w:tcPr>
            <w:tcW w:w="5010" w:type="dxa"/>
            <w:vAlign w:val="center"/>
          </w:tcPr>
          <w:p w:rsidR="007F5D55" w:rsidRPr="00E17C4F" w:rsidRDefault="007F5D55" w:rsidP="00467B48">
            <w:pPr>
              <w:spacing w:line="360" w:lineRule="auto"/>
              <w:rPr>
                <w:rFonts w:ascii="微软雅黑" w:eastAsia="微软雅黑" w:hAnsi="微软雅黑"/>
                <w:b/>
                <w:color w:val="0D0D0D"/>
                <w:sz w:val="18"/>
                <w:szCs w:val="18"/>
              </w:rPr>
            </w:pPr>
          </w:p>
        </w:tc>
      </w:tr>
      <w:tr w:rsidR="007F5D55" w:rsidRPr="00E17C4F" w:rsidTr="00AF1E93">
        <w:trPr>
          <w:jc w:val="center"/>
        </w:trPr>
        <w:tc>
          <w:tcPr>
            <w:tcW w:w="2445" w:type="dxa"/>
            <w:vAlign w:val="center"/>
          </w:tcPr>
          <w:p w:rsidR="007F5D55" w:rsidRPr="00E17C4F" w:rsidRDefault="007F5D55" w:rsidP="00467B48">
            <w:pPr>
              <w:spacing w:line="360" w:lineRule="auto"/>
              <w:rPr>
                <w:rFonts w:ascii="微软雅黑" w:eastAsia="微软雅黑" w:hAnsi="微软雅黑"/>
                <w:b/>
                <w:color w:val="0D0D0D"/>
                <w:sz w:val="18"/>
                <w:szCs w:val="18"/>
              </w:rPr>
            </w:pPr>
            <w:r w:rsidRPr="00E17C4F">
              <w:rPr>
                <w:rFonts w:ascii="微软雅黑" w:eastAsia="微软雅黑" w:hAnsi="微软雅黑" w:hint="eastAsia"/>
                <w:b/>
                <w:color w:val="0D0D0D"/>
                <w:sz w:val="18"/>
                <w:szCs w:val="18"/>
              </w:rPr>
              <w:t>审核人</w:t>
            </w:r>
          </w:p>
        </w:tc>
        <w:tc>
          <w:tcPr>
            <w:tcW w:w="5010" w:type="dxa"/>
            <w:vAlign w:val="center"/>
          </w:tcPr>
          <w:p w:rsidR="007F5D55" w:rsidRPr="00E17C4F" w:rsidRDefault="007F5D55" w:rsidP="00467B48">
            <w:pPr>
              <w:spacing w:line="360" w:lineRule="auto"/>
              <w:rPr>
                <w:rFonts w:ascii="微软雅黑" w:eastAsia="微软雅黑" w:hAnsi="微软雅黑"/>
                <w:b/>
                <w:color w:val="0D0D0D"/>
                <w:sz w:val="18"/>
                <w:szCs w:val="18"/>
              </w:rPr>
            </w:pPr>
          </w:p>
        </w:tc>
      </w:tr>
      <w:tr w:rsidR="007F5D55" w:rsidRPr="00E17C4F" w:rsidTr="00AF1E93">
        <w:trPr>
          <w:jc w:val="center"/>
        </w:trPr>
        <w:tc>
          <w:tcPr>
            <w:tcW w:w="2445" w:type="dxa"/>
            <w:vAlign w:val="center"/>
          </w:tcPr>
          <w:p w:rsidR="007F5D55" w:rsidRPr="00E17C4F" w:rsidRDefault="007F5D55" w:rsidP="00467B48">
            <w:pPr>
              <w:spacing w:line="360" w:lineRule="auto"/>
              <w:rPr>
                <w:rFonts w:ascii="微软雅黑" w:eastAsia="微软雅黑" w:hAnsi="微软雅黑"/>
                <w:b/>
                <w:color w:val="0D0D0D"/>
                <w:sz w:val="18"/>
                <w:szCs w:val="18"/>
              </w:rPr>
            </w:pPr>
            <w:r w:rsidRPr="00E17C4F">
              <w:rPr>
                <w:rFonts w:ascii="微软雅黑" w:eastAsia="微软雅黑" w:hAnsi="微软雅黑" w:hint="eastAsia"/>
                <w:b/>
                <w:color w:val="0D0D0D"/>
                <w:sz w:val="18"/>
                <w:szCs w:val="18"/>
              </w:rPr>
              <w:t>提交日期</w:t>
            </w:r>
          </w:p>
        </w:tc>
        <w:tc>
          <w:tcPr>
            <w:tcW w:w="5010" w:type="dxa"/>
            <w:vAlign w:val="center"/>
          </w:tcPr>
          <w:p w:rsidR="007F5D55" w:rsidRPr="00E17C4F" w:rsidRDefault="007F5D55" w:rsidP="00467B48">
            <w:pPr>
              <w:spacing w:line="360" w:lineRule="auto"/>
              <w:rPr>
                <w:rFonts w:ascii="微软雅黑" w:eastAsia="微软雅黑" w:hAnsi="微软雅黑"/>
                <w:b/>
                <w:color w:val="0D0D0D"/>
                <w:sz w:val="18"/>
                <w:szCs w:val="18"/>
              </w:rPr>
            </w:pPr>
          </w:p>
        </w:tc>
      </w:tr>
      <w:tr w:rsidR="007F5D55" w:rsidRPr="00E17C4F" w:rsidTr="00AF1E93">
        <w:trPr>
          <w:jc w:val="center"/>
        </w:trPr>
        <w:tc>
          <w:tcPr>
            <w:tcW w:w="2445" w:type="dxa"/>
            <w:vAlign w:val="center"/>
          </w:tcPr>
          <w:p w:rsidR="007F5D55" w:rsidRPr="00E17C4F" w:rsidRDefault="007F5D55" w:rsidP="00467B48">
            <w:pPr>
              <w:spacing w:line="360" w:lineRule="auto"/>
              <w:rPr>
                <w:rFonts w:ascii="微软雅黑" w:eastAsia="微软雅黑" w:hAnsi="微软雅黑"/>
                <w:b/>
                <w:color w:val="0D0D0D"/>
                <w:sz w:val="18"/>
                <w:szCs w:val="18"/>
              </w:rPr>
            </w:pPr>
            <w:r w:rsidRPr="00E17C4F">
              <w:rPr>
                <w:rFonts w:ascii="微软雅黑" w:eastAsia="微软雅黑" w:hAnsi="微软雅黑" w:hint="eastAsia"/>
                <w:b/>
                <w:color w:val="0D0D0D"/>
                <w:sz w:val="18"/>
                <w:szCs w:val="18"/>
              </w:rPr>
              <w:t>需求变更控制时间点</w:t>
            </w:r>
          </w:p>
        </w:tc>
        <w:tc>
          <w:tcPr>
            <w:tcW w:w="5010" w:type="dxa"/>
            <w:vAlign w:val="center"/>
          </w:tcPr>
          <w:p w:rsidR="007F5D55" w:rsidRPr="00E17C4F" w:rsidRDefault="007F5D55" w:rsidP="00467B48">
            <w:pPr>
              <w:spacing w:line="360" w:lineRule="auto"/>
              <w:rPr>
                <w:rFonts w:ascii="微软雅黑" w:eastAsia="微软雅黑" w:hAnsi="微软雅黑"/>
                <w:b/>
                <w:iCs/>
                <w:color w:val="0D0D0D"/>
                <w:sz w:val="18"/>
                <w:szCs w:val="18"/>
              </w:rPr>
            </w:pPr>
          </w:p>
        </w:tc>
      </w:tr>
    </w:tbl>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Default="007F5D55" w:rsidP="00467B48">
      <w:pPr>
        <w:spacing w:line="360" w:lineRule="auto"/>
      </w:pPr>
    </w:p>
    <w:p w:rsidR="007F5D55" w:rsidRPr="00E17C4F" w:rsidRDefault="007F5D55" w:rsidP="00467B48">
      <w:pPr>
        <w:spacing w:line="360" w:lineRule="auto"/>
        <w:jc w:val="center"/>
        <w:rPr>
          <w:rFonts w:ascii="微软雅黑" w:eastAsia="微软雅黑" w:hAnsi="微软雅黑" w:cs="Arial"/>
          <w:szCs w:val="21"/>
        </w:rPr>
      </w:pPr>
      <w:r w:rsidRPr="00E17C4F">
        <w:rPr>
          <w:rFonts w:ascii="微软雅黑" w:eastAsia="微软雅黑" w:hAnsi="微软雅黑" w:cs="Arial"/>
          <w:szCs w:val="21"/>
        </w:rPr>
        <w:t>携程旅游信息技术（上海）有限公司</w:t>
      </w:r>
    </w:p>
    <w:p w:rsidR="007F5D55" w:rsidRPr="00E17C4F" w:rsidRDefault="003A5D60" w:rsidP="00467B48">
      <w:pPr>
        <w:spacing w:line="360" w:lineRule="auto"/>
        <w:jc w:val="center"/>
        <w:rPr>
          <w:rFonts w:ascii="微软雅黑" w:eastAsia="微软雅黑" w:hAnsi="微软雅黑"/>
        </w:rPr>
      </w:pPr>
      <w:del w:id="2" w:author="xha肖亨安" w:date="2017-06-01T17:11:00Z">
        <w:r w:rsidDel="005D75F0">
          <w:rPr>
            <w:rFonts w:ascii="宋体" w:hAnsi="宋体" w:cs="Arial" w:hint="eastAsia"/>
            <w:noProof/>
            <w:kern w:val="0"/>
            <w:szCs w:val="21"/>
          </w:rPr>
          <w:delText>金融</w:delText>
        </w:r>
        <w:r w:rsidR="00A10394" w:rsidDel="005D75F0">
          <w:rPr>
            <w:rFonts w:ascii="宋体" w:hAnsi="宋体" w:cs="Arial" w:hint="eastAsia"/>
            <w:noProof/>
            <w:kern w:val="0"/>
            <w:szCs w:val="21"/>
          </w:rPr>
          <w:delText>技术</w:delText>
        </w:r>
      </w:del>
      <w:ins w:id="3" w:author="xha肖亨安" w:date="2017-06-01T17:11:00Z">
        <w:r w:rsidR="005D75F0">
          <w:rPr>
            <w:rFonts w:ascii="宋体" w:hAnsi="宋体" w:cs="Arial" w:hint="eastAsia"/>
            <w:noProof/>
            <w:kern w:val="0"/>
            <w:szCs w:val="21"/>
          </w:rPr>
          <w:t>财务</w:t>
        </w:r>
      </w:ins>
      <w:r>
        <w:rPr>
          <w:rFonts w:ascii="宋体" w:hAnsi="宋体" w:cs="Arial" w:hint="eastAsia"/>
          <w:noProof/>
          <w:kern w:val="0"/>
          <w:szCs w:val="21"/>
        </w:rPr>
        <w:t>研发部</w:t>
      </w:r>
    </w:p>
    <w:p w:rsidR="007F5D55" w:rsidRPr="00C470A2" w:rsidRDefault="007F5D55" w:rsidP="00C470A2">
      <w:pPr>
        <w:pStyle w:val="1"/>
        <w:ind w:firstLine="140"/>
        <w:rPr>
          <w:rFonts w:ascii="微软雅黑" w:eastAsia="微软雅黑" w:hAnsi="微软雅黑"/>
          <w:sz w:val="28"/>
          <w:szCs w:val="28"/>
        </w:rPr>
      </w:pPr>
      <w:bookmarkStart w:id="4" w:name="_Toc409712012"/>
      <w:r w:rsidRPr="00C470A2">
        <w:rPr>
          <w:rFonts w:ascii="微软雅黑" w:eastAsia="微软雅黑" w:hAnsi="微软雅黑" w:hint="eastAsia"/>
          <w:sz w:val="28"/>
          <w:szCs w:val="28"/>
        </w:rPr>
        <w:t>文档更新记录</w:t>
      </w:r>
      <w:bookmarkEnd w:id="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3"/>
        <w:gridCol w:w="914"/>
        <w:gridCol w:w="1351"/>
        <w:gridCol w:w="1000"/>
        <w:gridCol w:w="1060"/>
        <w:gridCol w:w="4561"/>
      </w:tblGrid>
      <w:tr w:rsidR="00330A58" w:rsidRPr="00F24D85" w:rsidTr="00330A58">
        <w:trPr>
          <w:trHeight w:val="338"/>
          <w:jc w:val="center"/>
        </w:trPr>
        <w:tc>
          <w:tcPr>
            <w:tcW w:w="843" w:type="dxa"/>
            <w:shd w:val="clear" w:color="auto" w:fill="A6A6A6"/>
          </w:tcPr>
          <w:p w:rsidR="007F5D55" w:rsidRPr="00771F61" w:rsidRDefault="007F5D55" w:rsidP="00467B48">
            <w:pPr>
              <w:snapToGrid w:val="0"/>
              <w:spacing w:line="360" w:lineRule="auto"/>
              <w:jc w:val="center"/>
              <w:rPr>
                <w:rFonts w:ascii="微软雅黑" w:eastAsia="微软雅黑" w:hAnsi="微软雅黑"/>
                <w:b/>
                <w:bCs/>
                <w:sz w:val="18"/>
                <w:szCs w:val="18"/>
              </w:rPr>
            </w:pPr>
            <w:r w:rsidRPr="00771F61">
              <w:rPr>
                <w:rFonts w:ascii="微软雅黑" w:eastAsia="微软雅黑" w:hAnsi="微软雅黑" w:hint="eastAsia"/>
                <w:b/>
                <w:bCs/>
                <w:sz w:val="18"/>
                <w:szCs w:val="18"/>
              </w:rPr>
              <w:t>序号</w:t>
            </w:r>
          </w:p>
        </w:tc>
        <w:tc>
          <w:tcPr>
            <w:tcW w:w="914" w:type="dxa"/>
            <w:shd w:val="clear" w:color="auto" w:fill="A6A6A6"/>
          </w:tcPr>
          <w:p w:rsidR="007F5D55" w:rsidRPr="00771F61" w:rsidRDefault="007F5D55" w:rsidP="00467B48">
            <w:pPr>
              <w:snapToGrid w:val="0"/>
              <w:spacing w:line="360" w:lineRule="auto"/>
              <w:jc w:val="center"/>
              <w:rPr>
                <w:rFonts w:ascii="微软雅黑" w:eastAsia="微软雅黑" w:hAnsi="微软雅黑"/>
                <w:b/>
                <w:bCs/>
                <w:sz w:val="18"/>
                <w:szCs w:val="18"/>
              </w:rPr>
            </w:pPr>
            <w:r w:rsidRPr="00771F61">
              <w:rPr>
                <w:rFonts w:ascii="微软雅黑" w:eastAsia="微软雅黑" w:hAnsi="微软雅黑" w:hint="eastAsia"/>
                <w:b/>
                <w:bCs/>
                <w:sz w:val="18"/>
                <w:szCs w:val="18"/>
              </w:rPr>
              <w:t>版本</w:t>
            </w:r>
          </w:p>
        </w:tc>
        <w:tc>
          <w:tcPr>
            <w:tcW w:w="1351" w:type="dxa"/>
            <w:shd w:val="clear" w:color="auto" w:fill="A6A6A6"/>
          </w:tcPr>
          <w:p w:rsidR="007F5D55" w:rsidRPr="00771F61" w:rsidRDefault="007F5D55" w:rsidP="00467B48">
            <w:pPr>
              <w:snapToGrid w:val="0"/>
              <w:spacing w:line="360" w:lineRule="auto"/>
              <w:jc w:val="center"/>
              <w:rPr>
                <w:rFonts w:ascii="微软雅黑" w:eastAsia="微软雅黑" w:hAnsi="微软雅黑"/>
                <w:b/>
                <w:bCs/>
                <w:sz w:val="18"/>
                <w:szCs w:val="18"/>
              </w:rPr>
            </w:pPr>
            <w:r w:rsidRPr="00771F61">
              <w:rPr>
                <w:rFonts w:ascii="微软雅黑" w:eastAsia="微软雅黑" w:hAnsi="微软雅黑" w:hint="eastAsia"/>
                <w:b/>
                <w:bCs/>
                <w:sz w:val="18"/>
                <w:szCs w:val="18"/>
              </w:rPr>
              <w:t>日期</w:t>
            </w:r>
          </w:p>
        </w:tc>
        <w:tc>
          <w:tcPr>
            <w:tcW w:w="1000" w:type="dxa"/>
            <w:shd w:val="clear" w:color="auto" w:fill="A6A6A6"/>
          </w:tcPr>
          <w:p w:rsidR="007F5D55" w:rsidRPr="00771F61" w:rsidRDefault="007F5D55" w:rsidP="00467B48">
            <w:pPr>
              <w:snapToGrid w:val="0"/>
              <w:spacing w:line="360" w:lineRule="auto"/>
              <w:jc w:val="center"/>
              <w:rPr>
                <w:rFonts w:ascii="微软雅黑" w:eastAsia="微软雅黑" w:hAnsi="微软雅黑"/>
                <w:b/>
                <w:bCs/>
                <w:sz w:val="18"/>
                <w:szCs w:val="18"/>
              </w:rPr>
            </w:pPr>
            <w:r w:rsidRPr="00771F61">
              <w:rPr>
                <w:rFonts w:ascii="微软雅黑" w:eastAsia="微软雅黑" w:hAnsi="微软雅黑" w:hint="eastAsia"/>
                <w:b/>
                <w:bCs/>
                <w:sz w:val="18"/>
                <w:szCs w:val="18"/>
              </w:rPr>
              <w:t>撰写</w:t>
            </w:r>
          </w:p>
        </w:tc>
        <w:tc>
          <w:tcPr>
            <w:tcW w:w="1060" w:type="dxa"/>
            <w:shd w:val="clear" w:color="auto" w:fill="A6A6A6"/>
          </w:tcPr>
          <w:p w:rsidR="007F5D55" w:rsidRPr="00771F61" w:rsidRDefault="007F5D55" w:rsidP="00467B48">
            <w:pPr>
              <w:snapToGrid w:val="0"/>
              <w:spacing w:line="360" w:lineRule="auto"/>
              <w:jc w:val="center"/>
              <w:rPr>
                <w:rFonts w:ascii="微软雅黑" w:eastAsia="微软雅黑" w:hAnsi="微软雅黑"/>
                <w:b/>
                <w:bCs/>
                <w:sz w:val="18"/>
                <w:szCs w:val="18"/>
              </w:rPr>
            </w:pPr>
            <w:r w:rsidRPr="00771F61">
              <w:rPr>
                <w:rFonts w:ascii="微软雅黑" w:eastAsia="微软雅黑" w:hAnsi="微软雅黑" w:hint="eastAsia"/>
                <w:b/>
                <w:bCs/>
                <w:sz w:val="18"/>
                <w:szCs w:val="18"/>
              </w:rPr>
              <w:t>审定</w:t>
            </w:r>
          </w:p>
        </w:tc>
        <w:tc>
          <w:tcPr>
            <w:tcW w:w="4561" w:type="dxa"/>
            <w:shd w:val="clear" w:color="auto" w:fill="A6A6A6"/>
          </w:tcPr>
          <w:p w:rsidR="007F5D55" w:rsidRPr="00771F61" w:rsidRDefault="007F5D55" w:rsidP="00467B48">
            <w:pPr>
              <w:snapToGrid w:val="0"/>
              <w:spacing w:line="360" w:lineRule="auto"/>
              <w:jc w:val="center"/>
              <w:rPr>
                <w:rFonts w:ascii="微软雅黑" w:eastAsia="微软雅黑" w:hAnsi="微软雅黑"/>
                <w:b/>
                <w:bCs/>
                <w:sz w:val="18"/>
                <w:szCs w:val="18"/>
              </w:rPr>
            </w:pPr>
            <w:r w:rsidRPr="00771F61">
              <w:rPr>
                <w:rFonts w:ascii="微软雅黑" w:eastAsia="微软雅黑" w:hAnsi="微软雅黑" w:hint="eastAsia"/>
                <w:b/>
                <w:bCs/>
                <w:sz w:val="18"/>
                <w:szCs w:val="18"/>
              </w:rPr>
              <w:t>说明</w:t>
            </w:r>
          </w:p>
        </w:tc>
      </w:tr>
      <w:tr w:rsidR="007F5D55" w:rsidRPr="00F24D85" w:rsidTr="00330A58">
        <w:trPr>
          <w:trHeight w:val="374"/>
          <w:jc w:val="center"/>
        </w:trPr>
        <w:tc>
          <w:tcPr>
            <w:tcW w:w="843" w:type="dxa"/>
          </w:tcPr>
          <w:p w:rsidR="007F5D55" w:rsidRPr="00771F61" w:rsidRDefault="00CA37F5"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1</w:t>
            </w:r>
          </w:p>
        </w:tc>
        <w:tc>
          <w:tcPr>
            <w:tcW w:w="914" w:type="dxa"/>
          </w:tcPr>
          <w:p w:rsidR="007F5D55" w:rsidRPr="00771F61" w:rsidRDefault="00CA37F5" w:rsidP="00467B48">
            <w:pPr>
              <w:spacing w:line="360" w:lineRule="auto"/>
              <w:jc w:val="left"/>
              <w:rPr>
                <w:rFonts w:ascii="微软雅黑" w:eastAsia="微软雅黑" w:hAnsi="微软雅黑"/>
                <w:sz w:val="18"/>
                <w:szCs w:val="18"/>
              </w:rPr>
            </w:pPr>
            <w:r>
              <w:rPr>
                <w:rFonts w:ascii="微软雅黑" w:eastAsia="微软雅黑" w:hAnsi="微软雅黑"/>
                <w:sz w:val="18"/>
                <w:szCs w:val="18"/>
              </w:rPr>
              <w:t>V</w:t>
            </w:r>
            <w:r>
              <w:rPr>
                <w:rFonts w:ascii="微软雅黑" w:eastAsia="微软雅黑" w:hAnsi="微软雅黑" w:hint="eastAsia"/>
                <w:sz w:val="18"/>
                <w:szCs w:val="18"/>
              </w:rPr>
              <w:t>0</w:t>
            </w:r>
            <w:r>
              <w:rPr>
                <w:rFonts w:ascii="微软雅黑" w:eastAsia="微软雅黑" w:hAnsi="微软雅黑"/>
                <w:sz w:val="18"/>
                <w:szCs w:val="18"/>
              </w:rPr>
              <w:t>.1</w:t>
            </w:r>
          </w:p>
        </w:tc>
        <w:tc>
          <w:tcPr>
            <w:tcW w:w="1351" w:type="dxa"/>
          </w:tcPr>
          <w:p w:rsidR="007F5D55" w:rsidRPr="00771F61" w:rsidRDefault="00CA37F5"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2017.04.06</w:t>
            </w:r>
          </w:p>
        </w:tc>
        <w:tc>
          <w:tcPr>
            <w:tcW w:w="1000" w:type="dxa"/>
          </w:tcPr>
          <w:p w:rsidR="007F5D55" w:rsidRPr="00771F61" w:rsidRDefault="00CA37F5"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肖亨安</w:t>
            </w:r>
          </w:p>
        </w:tc>
        <w:tc>
          <w:tcPr>
            <w:tcW w:w="1060" w:type="dxa"/>
          </w:tcPr>
          <w:p w:rsidR="007F5D55" w:rsidRPr="00771F61" w:rsidRDefault="007F5D55" w:rsidP="00467B48">
            <w:pPr>
              <w:spacing w:line="360" w:lineRule="auto"/>
              <w:jc w:val="left"/>
              <w:rPr>
                <w:rFonts w:ascii="微软雅黑" w:eastAsia="微软雅黑" w:hAnsi="微软雅黑"/>
                <w:sz w:val="18"/>
                <w:szCs w:val="18"/>
              </w:rPr>
            </w:pPr>
          </w:p>
        </w:tc>
        <w:tc>
          <w:tcPr>
            <w:tcW w:w="4561" w:type="dxa"/>
          </w:tcPr>
          <w:p w:rsidR="007F5D55" w:rsidRPr="00771F61" w:rsidRDefault="00CA37F5"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创建和列示功能点及接口情况</w:t>
            </w:r>
          </w:p>
        </w:tc>
      </w:tr>
      <w:tr w:rsidR="00624B44" w:rsidRPr="00F24D85" w:rsidTr="00330A58">
        <w:trPr>
          <w:trHeight w:val="374"/>
          <w:jc w:val="center"/>
        </w:trPr>
        <w:tc>
          <w:tcPr>
            <w:tcW w:w="843" w:type="dxa"/>
          </w:tcPr>
          <w:p w:rsidR="00624B44" w:rsidRDefault="00624B44"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2</w:t>
            </w:r>
          </w:p>
        </w:tc>
        <w:tc>
          <w:tcPr>
            <w:tcW w:w="914" w:type="dxa"/>
          </w:tcPr>
          <w:p w:rsidR="00624B44" w:rsidRDefault="00624B44"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V0.1</w:t>
            </w:r>
          </w:p>
        </w:tc>
        <w:tc>
          <w:tcPr>
            <w:tcW w:w="1351" w:type="dxa"/>
          </w:tcPr>
          <w:p w:rsidR="00624B44" w:rsidRDefault="00624B44"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2017.04.</w:t>
            </w:r>
            <w:r>
              <w:rPr>
                <w:rFonts w:ascii="微软雅黑" w:eastAsia="微软雅黑" w:hAnsi="微软雅黑"/>
                <w:sz w:val="18"/>
                <w:szCs w:val="18"/>
              </w:rPr>
              <w:t>13</w:t>
            </w:r>
          </w:p>
        </w:tc>
        <w:tc>
          <w:tcPr>
            <w:tcW w:w="1000" w:type="dxa"/>
          </w:tcPr>
          <w:p w:rsidR="00624B44" w:rsidRDefault="00624B44"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肖</w:t>
            </w:r>
            <w:r>
              <w:rPr>
                <w:rFonts w:ascii="微软雅黑" w:eastAsia="微软雅黑" w:hAnsi="微软雅黑"/>
                <w:sz w:val="18"/>
                <w:szCs w:val="18"/>
              </w:rPr>
              <w:t>亨安</w:t>
            </w:r>
          </w:p>
        </w:tc>
        <w:tc>
          <w:tcPr>
            <w:tcW w:w="1060" w:type="dxa"/>
          </w:tcPr>
          <w:p w:rsidR="00624B44" w:rsidRPr="00771F61" w:rsidRDefault="00624B44" w:rsidP="00467B48">
            <w:pPr>
              <w:spacing w:line="360" w:lineRule="auto"/>
              <w:jc w:val="left"/>
              <w:rPr>
                <w:rFonts w:ascii="微软雅黑" w:eastAsia="微软雅黑" w:hAnsi="微软雅黑"/>
                <w:sz w:val="18"/>
                <w:szCs w:val="18"/>
              </w:rPr>
            </w:pPr>
          </w:p>
        </w:tc>
        <w:tc>
          <w:tcPr>
            <w:tcW w:w="4561" w:type="dxa"/>
          </w:tcPr>
          <w:p w:rsidR="00624B44" w:rsidRDefault="00624B44"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需求</w:t>
            </w:r>
            <w:r>
              <w:rPr>
                <w:rFonts w:ascii="微软雅黑" w:eastAsia="微软雅黑" w:hAnsi="微软雅黑"/>
                <w:sz w:val="18"/>
                <w:szCs w:val="18"/>
              </w:rPr>
              <w:t>讨论后更新</w:t>
            </w:r>
            <w:r w:rsidR="00267DE7">
              <w:rPr>
                <w:rFonts w:ascii="微软雅黑" w:eastAsia="微软雅黑" w:hAnsi="微软雅黑" w:hint="eastAsia"/>
                <w:sz w:val="18"/>
                <w:szCs w:val="18"/>
              </w:rPr>
              <w:t>，接口</w:t>
            </w:r>
            <w:r w:rsidR="00267DE7">
              <w:rPr>
                <w:rFonts w:ascii="微软雅黑" w:eastAsia="微软雅黑" w:hAnsi="微软雅黑"/>
                <w:sz w:val="18"/>
                <w:szCs w:val="18"/>
              </w:rPr>
              <w:t>参数更新</w:t>
            </w:r>
          </w:p>
        </w:tc>
      </w:tr>
      <w:tr w:rsidR="00802DCC" w:rsidRPr="00F24D85" w:rsidTr="00330A58">
        <w:trPr>
          <w:trHeight w:val="374"/>
          <w:jc w:val="center"/>
        </w:trPr>
        <w:tc>
          <w:tcPr>
            <w:tcW w:w="843" w:type="dxa"/>
          </w:tcPr>
          <w:p w:rsidR="00802DCC" w:rsidRDefault="00802DCC"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3</w:t>
            </w:r>
          </w:p>
        </w:tc>
        <w:tc>
          <w:tcPr>
            <w:tcW w:w="914" w:type="dxa"/>
          </w:tcPr>
          <w:p w:rsidR="00802DCC" w:rsidRDefault="00802DCC"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V0.2</w:t>
            </w:r>
          </w:p>
        </w:tc>
        <w:tc>
          <w:tcPr>
            <w:tcW w:w="1351" w:type="dxa"/>
          </w:tcPr>
          <w:p w:rsidR="00802DCC" w:rsidRDefault="00802DCC"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2017-06-01</w:t>
            </w:r>
          </w:p>
        </w:tc>
        <w:tc>
          <w:tcPr>
            <w:tcW w:w="1000" w:type="dxa"/>
          </w:tcPr>
          <w:p w:rsidR="00802DCC" w:rsidRDefault="00802DCC"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肖亨安</w:t>
            </w:r>
          </w:p>
        </w:tc>
        <w:tc>
          <w:tcPr>
            <w:tcW w:w="1060" w:type="dxa"/>
          </w:tcPr>
          <w:p w:rsidR="00802DCC" w:rsidRPr="00771F61" w:rsidRDefault="00802DCC" w:rsidP="00467B48">
            <w:pPr>
              <w:spacing w:line="360" w:lineRule="auto"/>
              <w:jc w:val="left"/>
              <w:rPr>
                <w:rFonts w:ascii="微软雅黑" w:eastAsia="微软雅黑" w:hAnsi="微软雅黑"/>
                <w:sz w:val="18"/>
                <w:szCs w:val="18"/>
              </w:rPr>
            </w:pPr>
          </w:p>
        </w:tc>
        <w:tc>
          <w:tcPr>
            <w:tcW w:w="4561" w:type="dxa"/>
          </w:tcPr>
          <w:p w:rsidR="00802DCC" w:rsidRDefault="00802DCC" w:rsidP="00467B48">
            <w:pPr>
              <w:spacing w:line="360" w:lineRule="auto"/>
              <w:jc w:val="left"/>
              <w:rPr>
                <w:rFonts w:ascii="微软雅黑" w:eastAsia="微软雅黑" w:hAnsi="微软雅黑"/>
                <w:sz w:val="18"/>
                <w:szCs w:val="18"/>
              </w:rPr>
            </w:pPr>
            <w:r>
              <w:rPr>
                <w:rFonts w:ascii="微软雅黑" w:eastAsia="微软雅黑" w:hAnsi="微软雅黑" w:hint="eastAsia"/>
                <w:sz w:val="18"/>
                <w:szCs w:val="18"/>
              </w:rPr>
              <w:t>需求评审后修改付款账号选择逻辑，2652模块维护</w:t>
            </w:r>
            <w:r w:rsidR="00721035">
              <w:rPr>
                <w:rFonts w:ascii="微软雅黑" w:eastAsia="微软雅黑" w:hAnsi="微软雅黑" w:hint="eastAsia"/>
                <w:sz w:val="18"/>
                <w:szCs w:val="18"/>
              </w:rPr>
              <w:t>新增“是否直连付款”字段属性</w:t>
            </w:r>
            <w:r>
              <w:rPr>
                <w:rFonts w:ascii="微软雅黑" w:eastAsia="微软雅黑" w:hAnsi="微软雅黑" w:hint="eastAsia"/>
                <w:sz w:val="18"/>
                <w:szCs w:val="18"/>
              </w:rPr>
              <w:t>变更。</w:t>
            </w:r>
          </w:p>
        </w:tc>
      </w:tr>
      <w:tr w:rsidR="0011341F" w:rsidRPr="00F24D85" w:rsidTr="00330A58">
        <w:trPr>
          <w:trHeight w:val="374"/>
          <w:jc w:val="center"/>
          <w:ins w:id="5" w:author="vzj章剑" w:date="2017-08-25T13:57:00Z"/>
        </w:trPr>
        <w:tc>
          <w:tcPr>
            <w:tcW w:w="843" w:type="dxa"/>
          </w:tcPr>
          <w:p w:rsidR="0011341F" w:rsidRDefault="0011341F" w:rsidP="00467B48">
            <w:pPr>
              <w:spacing w:line="360" w:lineRule="auto"/>
              <w:jc w:val="left"/>
              <w:rPr>
                <w:ins w:id="6" w:author="vzj章剑" w:date="2017-08-25T13:57:00Z"/>
                <w:rFonts w:ascii="微软雅黑" w:eastAsia="微软雅黑" w:hAnsi="微软雅黑" w:hint="eastAsia"/>
                <w:sz w:val="18"/>
                <w:szCs w:val="18"/>
              </w:rPr>
            </w:pPr>
            <w:ins w:id="7" w:author="vzj章剑" w:date="2017-08-25T13:57:00Z">
              <w:r>
                <w:rPr>
                  <w:rFonts w:ascii="微软雅黑" w:eastAsia="微软雅黑" w:hAnsi="微软雅黑" w:hint="eastAsia"/>
                  <w:sz w:val="18"/>
                  <w:szCs w:val="18"/>
                </w:rPr>
                <w:t>4</w:t>
              </w:r>
            </w:ins>
          </w:p>
        </w:tc>
        <w:tc>
          <w:tcPr>
            <w:tcW w:w="914" w:type="dxa"/>
          </w:tcPr>
          <w:p w:rsidR="0011341F" w:rsidRDefault="0011341F" w:rsidP="00467B48">
            <w:pPr>
              <w:spacing w:line="360" w:lineRule="auto"/>
              <w:jc w:val="left"/>
              <w:rPr>
                <w:ins w:id="8" w:author="vzj章剑" w:date="2017-08-25T13:57:00Z"/>
                <w:rFonts w:ascii="微软雅黑" w:eastAsia="微软雅黑" w:hAnsi="微软雅黑" w:hint="eastAsia"/>
                <w:sz w:val="18"/>
                <w:szCs w:val="18"/>
              </w:rPr>
            </w:pPr>
            <w:ins w:id="9" w:author="vzj章剑" w:date="2017-08-25T13:57:00Z">
              <w:r>
                <w:rPr>
                  <w:rFonts w:ascii="微软雅黑" w:eastAsia="微软雅黑" w:hAnsi="微软雅黑" w:hint="eastAsia"/>
                  <w:sz w:val="18"/>
                  <w:szCs w:val="18"/>
                </w:rPr>
                <w:t>V0.2.1</w:t>
              </w:r>
            </w:ins>
          </w:p>
        </w:tc>
        <w:tc>
          <w:tcPr>
            <w:tcW w:w="1351" w:type="dxa"/>
          </w:tcPr>
          <w:p w:rsidR="0011341F" w:rsidRDefault="0011341F" w:rsidP="00467B48">
            <w:pPr>
              <w:spacing w:line="360" w:lineRule="auto"/>
              <w:jc w:val="left"/>
              <w:rPr>
                <w:ins w:id="10" w:author="vzj章剑" w:date="2017-08-25T13:57:00Z"/>
                <w:rFonts w:ascii="微软雅黑" w:eastAsia="微软雅黑" w:hAnsi="微软雅黑" w:hint="eastAsia"/>
                <w:sz w:val="18"/>
                <w:szCs w:val="18"/>
              </w:rPr>
            </w:pPr>
            <w:ins w:id="11" w:author="vzj章剑" w:date="2017-08-25T13:57:00Z">
              <w:r>
                <w:rPr>
                  <w:rFonts w:ascii="微软雅黑" w:eastAsia="微软雅黑" w:hAnsi="微软雅黑" w:hint="eastAsia"/>
                  <w:sz w:val="18"/>
                  <w:szCs w:val="18"/>
                </w:rPr>
                <w:t>2017-08-25</w:t>
              </w:r>
            </w:ins>
          </w:p>
        </w:tc>
        <w:tc>
          <w:tcPr>
            <w:tcW w:w="1000" w:type="dxa"/>
          </w:tcPr>
          <w:p w:rsidR="0011341F" w:rsidRDefault="0011341F" w:rsidP="00467B48">
            <w:pPr>
              <w:spacing w:line="360" w:lineRule="auto"/>
              <w:jc w:val="left"/>
              <w:rPr>
                <w:ins w:id="12" w:author="vzj章剑" w:date="2017-08-25T13:57:00Z"/>
                <w:rFonts w:ascii="微软雅黑" w:eastAsia="微软雅黑" w:hAnsi="微软雅黑" w:hint="eastAsia"/>
                <w:sz w:val="18"/>
                <w:szCs w:val="18"/>
              </w:rPr>
            </w:pPr>
            <w:ins w:id="13" w:author="vzj章剑" w:date="2017-08-25T13:57:00Z">
              <w:r>
                <w:rPr>
                  <w:rFonts w:ascii="微软雅黑" w:eastAsia="微软雅黑" w:hAnsi="微软雅黑" w:hint="eastAsia"/>
                  <w:sz w:val="18"/>
                  <w:szCs w:val="18"/>
                </w:rPr>
                <w:t>章</w:t>
              </w:r>
              <w:r>
                <w:rPr>
                  <w:rFonts w:ascii="微软雅黑" w:eastAsia="微软雅黑" w:hAnsi="微软雅黑"/>
                  <w:sz w:val="18"/>
                  <w:szCs w:val="18"/>
                </w:rPr>
                <w:t>剑</w:t>
              </w:r>
            </w:ins>
          </w:p>
        </w:tc>
        <w:tc>
          <w:tcPr>
            <w:tcW w:w="1060" w:type="dxa"/>
          </w:tcPr>
          <w:p w:rsidR="0011341F" w:rsidRPr="00771F61" w:rsidRDefault="0011341F" w:rsidP="00467B48">
            <w:pPr>
              <w:spacing w:line="360" w:lineRule="auto"/>
              <w:jc w:val="left"/>
              <w:rPr>
                <w:ins w:id="14" w:author="vzj章剑" w:date="2017-08-25T13:57:00Z"/>
                <w:rFonts w:ascii="微软雅黑" w:eastAsia="微软雅黑" w:hAnsi="微软雅黑"/>
                <w:sz w:val="18"/>
                <w:szCs w:val="18"/>
              </w:rPr>
            </w:pPr>
          </w:p>
        </w:tc>
        <w:tc>
          <w:tcPr>
            <w:tcW w:w="4561" w:type="dxa"/>
          </w:tcPr>
          <w:p w:rsidR="0011341F" w:rsidRDefault="0011341F" w:rsidP="00467B48">
            <w:pPr>
              <w:spacing w:line="360" w:lineRule="auto"/>
              <w:jc w:val="left"/>
              <w:rPr>
                <w:ins w:id="15" w:author="vzj章剑" w:date="2017-08-25T13:57:00Z"/>
                <w:rFonts w:ascii="微软雅黑" w:eastAsia="微软雅黑" w:hAnsi="微软雅黑" w:hint="eastAsia"/>
                <w:sz w:val="18"/>
                <w:szCs w:val="18"/>
              </w:rPr>
            </w:pPr>
            <w:ins w:id="16" w:author="vzj章剑" w:date="2017-08-25T13:57:00Z">
              <w:r>
                <w:rPr>
                  <w:rFonts w:ascii="微软雅黑" w:eastAsia="微软雅黑" w:hAnsi="微软雅黑" w:hint="eastAsia"/>
                  <w:sz w:val="18"/>
                  <w:szCs w:val="18"/>
                </w:rPr>
                <w:t>对</w:t>
              </w:r>
              <w:r>
                <w:rPr>
                  <w:rFonts w:ascii="微软雅黑" w:eastAsia="微软雅黑" w:hAnsi="微软雅黑"/>
                  <w:sz w:val="18"/>
                  <w:szCs w:val="18"/>
                </w:rPr>
                <w:t>账户选择</w:t>
              </w:r>
            </w:ins>
            <w:ins w:id="17" w:author="vzj章剑" w:date="2017-08-25T13:58:00Z">
              <w:r>
                <w:rPr>
                  <w:rFonts w:ascii="微软雅黑" w:eastAsia="微软雅黑" w:hAnsi="微软雅黑" w:hint="eastAsia"/>
                  <w:sz w:val="18"/>
                  <w:szCs w:val="18"/>
                </w:rPr>
                <w:t>补充</w:t>
              </w:r>
            </w:ins>
            <w:bookmarkStart w:id="18" w:name="_GoBack"/>
            <w:bookmarkEnd w:id="18"/>
          </w:p>
        </w:tc>
      </w:tr>
    </w:tbl>
    <w:p w:rsidR="00E7256C" w:rsidRDefault="007F5D55" w:rsidP="00467B48">
      <w:pPr>
        <w:pageBreakBefore/>
        <w:spacing w:line="360" w:lineRule="auto"/>
        <w:jc w:val="center"/>
        <w:outlineLvl w:val="0"/>
        <w:rPr>
          <w:noProof/>
        </w:rPr>
      </w:pPr>
      <w:bookmarkStart w:id="19" w:name="_Toc349641234"/>
      <w:bookmarkStart w:id="20" w:name="_Toc409712013"/>
      <w:r>
        <w:rPr>
          <w:rFonts w:ascii="微软雅黑" w:eastAsia="微软雅黑" w:hAnsi="微软雅黑" w:cs="Arial" w:hint="eastAsia"/>
          <w:b/>
          <w:sz w:val="28"/>
          <w:szCs w:val="28"/>
        </w:rPr>
        <w:lastRenderedPageBreak/>
        <w:t>目 录</w:t>
      </w:r>
      <w:bookmarkEnd w:id="19"/>
      <w:bookmarkEnd w:id="20"/>
      <w:r w:rsidR="00145F6D">
        <w:rPr>
          <w:rFonts w:ascii="微软雅黑" w:eastAsia="微软雅黑" w:hAnsi="微软雅黑" w:cs="Arial"/>
          <w:b/>
          <w:sz w:val="28"/>
          <w:szCs w:val="28"/>
        </w:rPr>
        <w:fldChar w:fldCharType="begin"/>
      </w:r>
      <w:r w:rsidR="00145F6D">
        <w:rPr>
          <w:rFonts w:ascii="微软雅黑" w:eastAsia="微软雅黑" w:hAnsi="微软雅黑" w:cs="Arial"/>
          <w:b/>
          <w:sz w:val="28"/>
          <w:szCs w:val="28"/>
        </w:rPr>
        <w:instrText xml:space="preserve"> TOC \o "1-2" \h \z \u </w:instrText>
      </w:r>
      <w:r w:rsidR="00145F6D">
        <w:rPr>
          <w:rFonts w:ascii="微软雅黑" w:eastAsia="微软雅黑" w:hAnsi="微软雅黑" w:cs="Arial"/>
          <w:b/>
          <w:sz w:val="28"/>
          <w:szCs w:val="28"/>
        </w:rPr>
        <w:fldChar w:fldCharType="separate"/>
      </w:r>
    </w:p>
    <w:p w:rsidR="00E7256C" w:rsidRDefault="00370C45">
      <w:pPr>
        <w:pStyle w:val="11"/>
        <w:tabs>
          <w:tab w:val="right" w:leader="dot" w:pos="9629"/>
        </w:tabs>
        <w:rPr>
          <w:noProof/>
          <w:kern w:val="2"/>
          <w:sz w:val="21"/>
        </w:rPr>
      </w:pPr>
      <w:hyperlink w:anchor="_Toc409712012" w:history="1">
        <w:r w:rsidR="00E7256C" w:rsidRPr="001A4BAF">
          <w:rPr>
            <w:rStyle w:val="aa"/>
            <w:rFonts w:ascii="微软雅黑" w:eastAsia="微软雅黑" w:hAnsi="微软雅黑" w:hint="eastAsia"/>
            <w:noProof/>
          </w:rPr>
          <w:t>文档更新记录</w:t>
        </w:r>
        <w:r w:rsidR="00E7256C">
          <w:rPr>
            <w:noProof/>
            <w:webHidden/>
          </w:rPr>
          <w:tab/>
        </w:r>
        <w:r w:rsidR="00E7256C">
          <w:rPr>
            <w:noProof/>
            <w:webHidden/>
          </w:rPr>
          <w:fldChar w:fldCharType="begin"/>
        </w:r>
        <w:r w:rsidR="00E7256C">
          <w:rPr>
            <w:noProof/>
            <w:webHidden/>
          </w:rPr>
          <w:instrText xml:space="preserve"> PAGEREF _Toc409712012 \h </w:instrText>
        </w:r>
        <w:r w:rsidR="00E7256C">
          <w:rPr>
            <w:noProof/>
            <w:webHidden/>
          </w:rPr>
        </w:r>
        <w:r w:rsidR="00E7256C">
          <w:rPr>
            <w:noProof/>
            <w:webHidden/>
          </w:rPr>
          <w:fldChar w:fldCharType="separate"/>
        </w:r>
        <w:r w:rsidR="00E7256C">
          <w:rPr>
            <w:noProof/>
            <w:webHidden/>
          </w:rPr>
          <w:t>2</w:t>
        </w:r>
        <w:r w:rsidR="00E7256C">
          <w:rPr>
            <w:noProof/>
            <w:webHidden/>
          </w:rPr>
          <w:fldChar w:fldCharType="end"/>
        </w:r>
      </w:hyperlink>
    </w:p>
    <w:p w:rsidR="00E7256C" w:rsidRDefault="00370C45">
      <w:pPr>
        <w:pStyle w:val="11"/>
        <w:tabs>
          <w:tab w:val="right" w:leader="dot" w:pos="9629"/>
        </w:tabs>
        <w:rPr>
          <w:noProof/>
          <w:kern w:val="2"/>
          <w:sz w:val="21"/>
        </w:rPr>
      </w:pPr>
      <w:hyperlink w:anchor="_Toc409712013" w:history="1">
        <w:r w:rsidR="00E7256C" w:rsidRPr="001A4BAF">
          <w:rPr>
            <w:rStyle w:val="aa"/>
            <w:rFonts w:ascii="微软雅黑" w:eastAsia="微软雅黑" w:hAnsi="微软雅黑" w:cs="Arial" w:hint="eastAsia"/>
            <w:b/>
            <w:noProof/>
          </w:rPr>
          <w:t>目</w:t>
        </w:r>
        <w:r w:rsidR="00E7256C" w:rsidRPr="001A4BAF">
          <w:rPr>
            <w:rStyle w:val="aa"/>
            <w:rFonts w:ascii="微软雅黑" w:eastAsia="微软雅黑" w:hAnsi="微软雅黑" w:cs="Arial"/>
            <w:b/>
            <w:noProof/>
          </w:rPr>
          <w:t xml:space="preserve"> </w:t>
        </w:r>
        <w:r w:rsidR="00E7256C" w:rsidRPr="001A4BAF">
          <w:rPr>
            <w:rStyle w:val="aa"/>
            <w:rFonts w:ascii="微软雅黑" w:eastAsia="微软雅黑" w:hAnsi="微软雅黑" w:cs="Arial" w:hint="eastAsia"/>
            <w:b/>
            <w:noProof/>
          </w:rPr>
          <w:t>录</w:t>
        </w:r>
        <w:r w:rsidR="00E7256C">
          <w:rPr>
            <w:noProof/>
            <w:webHidden/>
          </w:rPr>
          <w:tab/>
        </w:r>
        <w:r w:rsidR="00E7256C">
          <w:rPr>
            <w:noProof/>
            <w:webHidden/>
          </w:rPr>
          <w:fldChar w:fldCharType="begin"/>
        </w:r>
        <w:r w:rsidR="00E7256C">
          <w:rPr>
            <w:noProof/>
            <w:webHidden/>
          </w:rPr>
          <w:instrText xml:space="preserve"> PAGEREF _Toc409712013 \h </w:instrText>
        </w:r>
        <w:r w:rsidR="00E7256C">
          <w:rPr>
            <w:noProof/>
            <w:webHidden/>
          </w:rPr>
        </w:r>
        <w:r w:rsidR="00E7256C">
          <w:rPr>
            <w:noProof/>
            <w:webHidden/>
          </w:rPr>
          <w:fldChar w:fldCharType="separate"/>
        </w:r>
        <w:r w:rsidR="00E7256C">
          <w:rPr>
            <w:noProof/>
            <w:webHidden/>
          </w:rPr>
          <w:t>3</w:t>
        </w:r>
        <w:r w:rsidR="00E7256C">
          <w:rPr>
            <w:noProof/>
            <w:webHidden/>
          </w:rPr>
          <w:fldChar w:fldCharType="end"/>
        </w:r>
      </w:hyperlink>
    </w:p>
    <w:p w:rsidR="00E7256C" w:rsidRDefault="00370C45">
      <w:pPr>
        <w:pStyle w:val="11"/>
        <w:tabs>
          <w:tab w:val="left" w:pos="440"/>
          <w:tab w:val="right" w:leader="dot" w:pos="9629"/>
        </w:tabs>
        <w:rPr>
          <w:noProof/>
          <w:kern w:val="2"/>
          <w:sz w:val="21"/>
        </w:rPr>
      </w:pPr>
      <w:hyperlink w:anchor="_Toc409712014" w:history="1">
        <w:r w:rsidR="00E7256C" w:rsidRPr="001A4BAF">
          <w:rPr>
            <w:rStyle w:val="aa"/>
            <w:rFonts w:ascii="微软雅黑" w:eastAsia="微软雅黑" w:hAnsi="微软雅黑" w:cs="Arial"/>
            <w:b/>
            <w:noProof/>
          </w:rPr>
          <w:t>1</w:t>
        </w:r>
        <w:r w:rsidR="00E7256C">
          <w:rPr>
            <w:noProof/>
            <w:kern w:val="2"/>
            <w:sz w:val="21"/>
          </w:rPr>
          <w:tab/>
        </w:r>
        <w:r w:rsidR="00E7256C" w:rsidRPr="001A4BAF">
          <w:rPr>
            <w:rStyle w:val="aa"/>
            <w:rFonts w:ascii="微软雅黑" w:eastAsia="微软雅黑" w:hAnsi="微软雅黑" w:cs="Arial" w:hint="eastAsia"/>
            <w:b/>
            <w:noProof/>
          </w:rPr>
          <w:t>总体说明</w:t>
        </w:r>
        <w:r w:rsidR="00E7256C">
          <w:rPr>
            <w:noProof/>
            <w:webHidden/>
          </w:rPr>
          <w:tab/>
        </w:r>
        <w:r w:rsidR="00E7256C">
          <w:rPr>
            <w:noProof/>
            <w:webHidden/>
          </w:rPr>
          <w:fldChar w:fldCharType="begin"/>
        </w:r>
        <w:r w:rsidR="00E7256C">
          <w:rPr>
            <w:noProof/>
            <w:webHidden/>
          </w:rPr>
          <w:instrText xml:space="preserve"> PAGEREF _Toc409712014 \h </w:instrText>
        </w:r>
        <w:r w:rsidR="00E7256C">
          <w:rPr>
            <w:noProof/>
            <w:webHidden/>
          </w:rPr>
        </w:r>
        <w:r w:rsidR="00E7256C">
          <w:rPr>
            <w:noProof/>
            <w:webHidden/>
          </w:rPr>
          <w:fldChar w:fldCharType="separate"/>
        </w:r>
        <w:r w:rsidR="00E7256C">
          <w:rPr>
            <w:noProof/>
            <w:webHidden/>
          </w:rPr>
          <w:t>4</w:t>
        </w:r>
        <w:r w:rsidR="00E7256C">
          <w:rPr>
            <w:noProof/>
            <w:webHidden/>
          </w:rPr>
          <w:fldChar w:fldCharType="end"/>
        </w:r>
      </w:hyperlink>
    </w:p>
    <w:p w:rsidR="00E7256C" w:rsidRDefault="00370C45">
      <w:pPr>
        <w:pStyle w:val="21"/>
        <w:tabs>
          <w:tab w:val="left" w:pos="840"/>
          <w:tab w:val="right" w:leader="dot" w:pos="9629"/>
        </w:tabs>
        <w:rPr>
          <w:noProof/>
          <w:kern w:val="2"/>
          <w:sz w:val="21"/>
        </w:rPr>
      </w:pPr>
      <w:hyperlink w:anchor="_Toc409712015" w:history="1">
        <w:r w:rsidR="00E7256C" w:rsidRPr="001A4BAF">
          <w:rPr>
            <w:rStyle w:val="aa"/>
            <w:rFonts w:ascii="Arial" w:eastAsia="微软雅黑" w:hAnsi="微软雅黑" w:cs="Arial"/>
            <w:b/>
            <w:noProof/>
          </w:rPr>
          <w:t>1.1</w:t>
        </w:r>
        <w:r w:rsidR="00E7256C">
          <w:rPr>
            <w:noProof/>
            <w:kern w:val="2"/>
            <w:sz w:val="21"/>
          </w:rPr>
          <w:tab/>
        </w:r>
        <w:r w:rsidR="00E7256C" w:rsidRPr="001A4BAF">
          <w:rPr>
            <w:rStyle w:val="aa"/>
            <w:rFonts w:ascii="Arial" w:eastAsia="微软雅黑" w:hAnsi="微软雅黑" w:cs="Arial" w:hint="eastAsia"/>
            <w:b/>
            <w:noProof/>
          </w:rPr>
          <w:t>项目背景</w:t>
        </w:r>
        <w:r w:rsidR="00E7256C">
          <w:rPr>
            <w:noProof/>
            <w:webHidden/>
          </w:rPr>
          <w:tab/>
        </w:r>
        <w:r w:rsidR="00E7256C">
          <w:rPr>
            <w:noProof/>
            <w:webHidden/>
          </w:rPr>
          <w:fldChar w:fldCharType="begin"/>
        </w:r>
        <w:r w:rsidR="00E7256C">
          <w:rPr>
            <w:noProof/>
            <w:webHidden/>
          </w:rPr>
          <w:instrText xml:space="preserve"> PAGEREF _Toc409712015 \h </w:instrText>
        </w:r>
        <w:r w:rsidR="00E7256C">
          <w:rPr>
            <w:noProof/>
            <w:webHidden/>
          </w:rPr>
        </w:r>
        <w:r w:rsidR="00E7256C">
          <w:rPr>
            <w:noProof/>
            <w:webHidden/>
          </w:rPr>
          <w:fldChar w:fldCharType="separate"/>
        </w:r>
        <w:r w:rsidR="00E7256C">
          <w:rPr>
            <w:noProof/>
            <w:webHidden/>
          </w:rPr>
          <w:t>4</w:t>
        </w:r>
        <w:r w:rsidR="00E7256C">
          <w:rPr>
            <w:noProof/>
            <w:webHidden/>
          </w:rPr>
          <w:fldChar w:fldCharType="end"/>
        </w:r>
      </w:hyperlink>
    </w:p>
    <w:p w:rsidR="00E7256C" w:rsidRDefault="00370C45">
      <w:pPr>
        <w:pStyle w:val="21"/>
        <w:tabs>
          <w:tab w:val="left" w:pos="840"/>
          <w:tab w:val="right" w:leader="dot" w:pos="9629"/>
        </w:tabs>
        <w:rPr>
          <w:noProof/>
          <w:kern w:val="2"/>
          <w:sz w:val="21"/>
        </w:rPr>
      </w:pPr>
      <w:hyperlink w:anchor="_Toc409712016" w:history="1">
        <w:r w:rsidR="00E7256C" w:rsidRPr="001A4BAF">
          <w:rPr>
            <w:rStyle w:val="aa"/>
            <w:rFonts w:ascii="Arial" w:eastAsia="微软雅黑" w:hAnsi="微软雅黑" w:cs="Arial"/>
            <w:b/>
            <w:noProof/>
          </w:rPr>
          <w:t>1.2</w:t>
        </w:r>
        <w:r w:rsidR="00E7256C">
          <w:rPr>
            <w:noProof/>
            <w:kern w:val="2"/>
            <w:sz w:val="21"/>
          </w:rPr>
          <w:tab/>
        </w:r>
        <w:r w:rsidR="00E7256C" w:rsidRPr="001A4BAF">
          <w:rPr>
            <w:rStyle w:val="aa"/>
            <w:rFonts w:ascii="Arial" w:eastAsia="微软雅黑" w:hAnsi="微软雅黑" w:cs="Arial" w:hint="eastAsia"/>
            <w:b/>
            <w:noProof/>
          </w:rPr>
          <w:t>项目收益</w:t>
        </w:r>
        <w:r w:rsidR="00E7256C">
          <w:rPr>
            <w:noProof/>
            <w:webHidden/>
          </w:rPr>
          <w:tab/>
        </w:r>
        <w:r w:rsidR="00E7256C">
          <w:rPr>
            <w:noProof/>
            <w:webHidden/>
          </w:rPr>
          <w:fldChar w:fldCharType="begin"/>
        </w:r>
        <w:r w:rsidR="00E7256C">
          <w:rPr>
            <w:noProof/>
            <w:webHidden/>
          </w:rPr>
          <w:instrText xml:space="preserve"> PAGEREF _Toc409712016 \h </w:instrText>
        </w:r>
        <w:r w:rsidR="00E7256C">
          <w:rPr>
            <w:noProof/>
            <w:webHidden/>
          </w:rPr>
        </w:r>
        <w:r w:rsidR="00E7256C">
          <w:rPr>
            <w:noProof/>
            <w:webHidden/>
          </w:rPr>
          <w:fldChar w:fldCharType="separate"/>
        </w:r>
        <w:r w:rsidR="00E7256C">
          <w:rPr>
            <w:noProof/>
            <w:webHidden/>
          </w:rPr>
          <w:t>4</w:t>
        </w:r>
        <w:r w:rsidR="00E7256C">
          <w:rPr>
            <w:noProof/>
            <w:webHidden/>
          </w:rPr>
          <w:fldChar w:fldCharType="end"/>
        </w:r>
      </w:hyperlink>
    </w:p>
    <w:p w:rsidR="00E7256C" w:rsidRDefault="00370C45">
      <w:pPr>
        <w:pStyle w:val="21"/>
        <w:tabs>
          <w:tab w:val="left" w:pos="840"/>
          <w:tab w:val="right" w:leader="dot" w:pos="9629"/>
        </w:tabs>
        <w:rPr>
          <w:noProof/>
          <w:kern w:val="2"/>
          <w:sz w:val="21"/>
        </w:rPr>
      </w:pPr>
      <w:hyperlink w:anchor="_Toc409712017" w:history="1">
        <w:r w:rsidR="00E7256C" w:rsidRPr="001A4BAF">
          <w:rPr>
            <w:rStyle w:val="aa"/>
            <w:rFonts w:ascii="Arial" w:eastAsia="微软雅黑" w:hAnsi="微软雅黑" w:cs="Arial"/>
            <w:b/>
            <w:noProof/>
          </w:rPr>
          <w:t>1.3</w:t>
        </w:r>
        <w:r w:rsidR="00E7256C">
          <w:rPr>
            <w:noProof/>
            <w:kern w:val="2"/>
            <w:sz w:val="21"/>
          </w:rPr>
          <w:tab/>
        </w:r>
        <w:r w:rsidR="00E7256C" w:rsidRPr="001A4BAF">
          <w:rPr>
            <w:rStyle w:val="aa"/>
            <w:rFonts w:ascii="Arial" w:eastAsia="微软雅黑" w:hAnsi="微软雅黑" w:cs="Arial" w:hint="eastAsia"/>
            <w:b/>
            <w:noProof/>
          </w:rPr>
          <w:t>产品风险</w:t>
        </w:r>
        <w:r w:rsidR="00E7256C">
          <w:rPr>
            <w:noProof/>
            <w:webHidden/>
          </w:rPr>
          <w:tab/>
        </w:r>
        <w:r w:rsidR="00E7256C">
          <w:rPr>
            <w:noProof/>
            <w:webHidden/>
          </w:rPr>
          <w:fldChar w:fldCharType="begin"/>
        </w:r>
        <w:r w:rsidR="00E7256C">
          <w:rPr>
            <w:noProof/>
            <w:webHidden/>
          </w:rPr>
          <w:instrText xml:space="preserve"> PAGEREF _Toc409712017 \h </w:instrText>
        </w:r>
        <w:r w:rsidR="00E7256C">
          <w:rPr>
            <w:noProof/>
            <w:webHidden/>
          </w:rPr>
        </w:r>
        <w:r w:rsidR="00E7256C">
          <w:rPr>
            <w:noProof/>
            <w:webHidden/>
          </w:rPr>
          <w:fldChar w:fldCharType="separate"/>
        </w:r>
        <w:r w:rsidR="00E7256C">
          <w:rPr>
            <w:noProof/>
            <w:webHidden/>
          </w:rPr>
          <w:t>4</w:t>
        </w:r>
        <w:r w:rsidR="00E7256C">
          <w:rPr>
            <w:noProof/>
            <w:webHidden/>
          </w:rPr>
          <w:fldChar w:fldCharType="end"/>
        </w:r>
      </w:hyperlink>
    </w:p>
    <w:p w:rsidR="00E7256C" w:rsidRDefault="00370C45">
      <w:pPr>
        <w:pStyle w:val="21"/>
        <w:tabs>
          <w:tab w:val="left" w:pos="840"/>
          <w:tab w:val="right" w:leader="dot" w:pos="9629"/>
        </w:tabs>
        <w:rPr>
          <w:noProof/>
          <w:kern w:val="2"/>
          <w:sz w:val="21"/>
        </w:rPr>
      </w:pPr>
      <w:hyperlink w:anchor="_Toc409712018" w:history="1">
        <w:r w:rsidR="00E7256C" w:rsidRPr="001A4BAF">
          <w:rPr>
            <w:rStyle w:val="aa"/>
            <w:rFonts w:ascii="Arial" w:eastAsia="微软雅黑" w:hAnsi="微软雅黑" w:cs="Arial"/>
            <w:b/>
            <w:noProof/>
          </w:rPr>
          <w:t>1.4</w:t>
        </w:r>
        <w:r w:rsidR="00E7256C">
          <w:rPr>
            <w:noProof/>
            <w:kern w:val="2"/>
            <w:sz w:val="21"/>
          </w:rPr>
          <w:tab/>
        </w:r>
        <w:r w:rsidR="00E7256C" w:rsidRPr="001A4BAF">
          <w:rPr>
            <w:rStyle w:val="aa"/>
            <w:rFonts w:ascii="Arial" w:eastAsia="微软雅黑" w:hAnsi="微软雅黑" w:cs="Arial" w:hint="eastAsia"/>
            <w:b/>
            <w:noProof/>
          </w:rPr>
          <w:t>用户范围</w:t>
        </w:r>
        <w:r w:rsidR="00E7256C">
          <w:rPr>
            <w:noProof/>
            <w:webHidden/>
          </w:rPr>
          <w:tab/>
        </w:r>
        <w:r w:rsidR="00E7256C">
          <w:rPr>
            <w:noProof/>
            <w:webHidden/>
          </w:rPr>
          <w:fldChar w:fldCharType="begin"/>
        </w:r>
        <w:r w:rsidR="00E7256C">
          <w:rPr>
            <w:noProof/>
            <w:webHidden/>
          </w:rPr>
          <w:instrText xml:space="preserve"> PAGEREF _Toc409712018 \h </w:instrText>
        </w:r>
        <w:r w:rsidR="00E7256C">
          <w:rPr>
            <w:noProof/>
            <w:webHidden/>
          </w:rPr>
        </w:r>
        <w:r w:rsidR="00E7256C">
          <w:rPr>
            <w:noProof/>
            <w:webHidden/>
          </w:rPr>
          <w:fldChar w:fldCharType="separate"/>
        </w:r>
        <w:r w:rsidR="00E7256C">
          <w:rPr>
            <w:noProof/>
            <w:webHidden/>
          </w:rPr>
          <w:t>4</w:t>
        </w:r>
        <w:r w:rsidR="00E7256C">
          <w:rPr>
            <w:noProof/>
            <w:webHidden/>
          </w:rPr>
          <w:fldChar w:fldCharType="end"/>
        </w:r>
      </w:hyperlink>
    </w:p>
    <w:p w:rsidR="00E7256C" w:rsidRDefault="00370C45">
      <w:pPr>
        <w:pStyle w:val="21"/>
        <w:tabs>
          <w:tab w:val="left" w:pos="840"/>
          <w:tab w:val="right" w:leader="dot" w:pos="9629"/>
        </w:tabs>
        <w:rPr>
          <w:noProof/>
          <w:kern w:val="2"/>
          <w:sz w:val="21"/>
        </w:rPr>
      </w:pPr>
      <w:hyperlink w:anchor="_Toc409712019" w:history="1">
        <w:r w:rsidR="00E7256C" w:rsidRPr="001A4BAF">
          <w:rPr>
            <w:rStyle w:val="aa"/>
            <w:rFonts w:ascii="Arial" w:eastAsia="微软雅黑" w:hAnsi="微软雅黑" w:cs="Arial"/>
            <w:b/>
            <w:noProof/>
          </w:rPr>
          <w:t>1.5</w:t>
        </w:r>
        <w:r w:rsidR="00E7256C">
          <w:rPr>
            <w:noProof/>
            <w:kern w:val="2"/>
            <w:sz w:val="21"/>
          </w:rPr>
          <w:tab/>
        </w:r>
        <w:r w:rsidR="00E7256C" w:rsidRPr="001A4BAF">
          <w:rPr>
            <w:rStyle w:val="aa"/>
            <w:rFonts w:ascii="Arial" w:eastAsia="微软雅黑" w:hAnsi="微软雅黑" w:cs="Arial" w:hint="eastAsia"/>
            <w:b/>
            <w:noProof/>
          </w:rPr>
          <w:t>词汇解释</w:t>
        </w:r>
        <w:r w:rsidR="00E7256C">
          <w:rPr>
            <w:noProof/>
            <w:webHidden/>
          </w:rPr>
          <w:tab/>
        </w:r>
        <w:r w:rsidR="00E7256C">
          <w:rPr>
            <w:noProof/>
            <w:webHidden/>
          </w:rPr>
          <w:fldChar w:fldCharType="begin"/>
        </w:r>
        <w:r w:rsidR="00E7256C">
          <w:rPr>
            <w:noProof/>
            <w:webHidden/>
          </w:rPr>
          <w:instrText xml:space="preserve"> PAGEREF _Toc409712019 \h </w:instrText>
        </w:r>
        <w:r w:rsidR="00E7256C">
          <w:rPr>
            <w:noProof/>
            <w:webHidden/>
          </w:rPr>
        </w:r>
        <w:r w:rsidR="00E7256C">
          <w:rPr>
            <w:noProof/>
            <w:webHidden/>
          </w:rPr>
          <w:fldChar w:fldCharType="separate"/>
        </w:r>
        <w:r w:rsidR="00E7256C">
          <w:rPr>
            <w:noProof/>
            <w:webHidden/>
          </w:rPr>
          <w:t>4</w:t>
        </w:r>
        <w:r w:rsidR="00E7256C">
          <w:rPr>
            <w:noProof/>
            <w:webHidden/>
          </w:rPr>
          <w:fldChar w:fldCharType="end"/>
        </w:r>
      </w:hyperlink>
    </w:p>
    <w:p w:rsidR="00E7256C" w:rsidRDefault="00370C45">
      <w:pPr>
        <w:pStyle w:val="21"/>
        <w:tabs>
          <w:tab w:val="left" w:pos="840"/>
          <w:tab w:val="right" w:leader="dot" w:pos="9629"/>
        </w:tabs>
        <w:rPr>
          <w:noProof/>
          <w:kern w:val="2"/>
          <w:sz w:val="21"/>
        </w:rPr>
      </w:pPr>
      <w:hyperlink w:anchor="_Toc409712020" w:history="1">
        <w:r w:rsidR="00E7256C" w:rsidRPr="001A4BAF">
          <w:rPr>
            <w:rStyle w:val="aa"/>
            <w:rFonts w:ascii="Arial" w:eastAsia="微软雅黑" w:hAnsi="微软雅黑" w:cs="Arial"/>
            <w:b/>
            <w:noProof/>
          </w:rPr>
          <w:t>1.6</w:t>
        </w:r>
        <w:r w:rsidR="00E7256C">
          <w:rPr>
            <w:noProof/>
            <w:kern w:val="2"/>
            <w:sz w:val="21"/>
          </w:rPr>
          <w:tab/>
        </w:r>
        <w:r w:rsidR="00E7256C" w:rsidRPr="001A4BAF">
          <w:rPr>
            <w:rStyle w:val="aa"/>
            <w:rFonts w:ascii="Arial" w:eastAsia="微软雅黑" w:hAnsi="微软雅黑" w:cs="Arial" w:hint="eastAsia"/>
            <w:b/>
            <w:noProof/>
          </w:rPr>
          <w:t>参考文档</w:t>
        </w:r>
        <w:r w:rsidR="00E7256C">
          <w:rPr>
            <w:noProof/>
            <w:webHidden/>
          </w:rPr>
          <w:tab/>
        </w:r>
        <w:r w:rsidR="00E7256C">
          <w:rPr>
            <w:noProof/>
            <w:webHidden/>
          </w:rPr>
          <w:fldChar w:fldCharType="begin"/>
        </w:r>
        <w:r w:rsidR="00E7256C">
          <w:rPr>
            <w:noProof/>
            <w:webHidden/>
          </w:rPr>
          <w:instrText xml:space="preserve"> PAGEREF _Toc409712020 \h </w:instrText>
        </w:r>
        <w:r w:rsidR="00E7256C">
          <w:rPr>
            <w:noProof/>
            <w:webHidden/>
          </w:rPr>
        </w:r>
        <w:r w:rsidR="00E7256C">
          <w:rPr>
            <w:noProof/>
            <w:webHidden/>
          </w:rPr>
          <w:fldChar w:fldCharType="separate"/>
        </w:r>
        <w:r w:rsidR="00E7256C">
          <w:rPr>
            <w:noProof/>
            <w:webHidden/>
          </w:rPr>
          <w:t>4</w:t>
        </w:r>
        <w:r w:rsidR="00E7256C">
          <w:rPr>
            <w:noProof/>
            <w:webHidden/>
          </w:rPr>
          <w:fldChar w:fldCharType="end"/>
        </w:r>
      </w:hyperlink>
    </w:p>
    <w:p w:rsidR="00E7256C" w:rsidRDefault="00370C45">
      <w:pPr>
        <w:pStyle w:val="11"/>
        <w:tabs>
          <w:tab w:val="left" w:pos="440"/>
          <w:tab w:val="right" w:leader="dot" w:pos="9629"/>
        </w:tabs>
        <w:rPr>
          <w:noProof/>
          <w:kern w:val="2"/>
          <w:sz w:val="21"/>
        </w:rPr>
      </w:pPr>
      <w:hyperlink w:anchor="_Toc409712021" w:history="1">
        <w:r w:rsidR="00E7256C" w:rsidRPr="001A4BAF">
          <w:rPr>
            <w:rStyle w:val="aa"/>
            <w:rFonts w:ascii="微软雅黑" w:eastAsia="微软雅黑" w:hAnsi="微软雅黑" w:cs="Arial"/>
            <w:b/>
            <w:noProof/>
          </w:rPr>
          <w:t>2</w:t>
        </w:r>
        <w:r w:rsidR="00E7256C">
          <w:rPr>
            <w:noProof/>
            <w:kern w:val="2"/>
            <w:sz w:val="21"/>
          </w:rPr>
          <w:tab/>
        </w:r>
        <w:r w:rsidR="00E7256C" w:rsidRPr="001A4BAF">
          <w:rPr>
            <w:rStyle w:val="aa"/>
            <w:rFonts w:ascii="微软雅黑" w:eastAsia="微软雅黑" w:hAnsi="微软雅黑" w:cs="Arial" w:hint="eastAsia"/>
            <w:b/>
            <w:noProof/>
          </w:rPr>
          <w:t>功能</w:t>
        </w:r>
        <w:r w:rsidR="00E7256C" w:rsidRPr="001A4BAF">
          <w:rPr>
            <w:rStyle w:val="aa"/>
            <w:rFonts w:ascii="微软雅黑" w:eastAsia="微软雅黑" w:hAnsi="微软雅黑" w:cs="Arial"/>
            <w:b/>
            <w:noProof/>
          </w:rPr>
          <w:t>/</w:t>
        </w:r>
        <w:r w:rsidR="00E7256C" w:rsidRPr="001A4BAF">
          <w:rPr>
            <w:rStyle w:val="aa"/>
            <w:rFonts w:ascii="微软雅黑" w:eastAsia="微软雅黑" w:hAnsi="微软雅黑" w:cs="Arial" w:hint="eastAsia"/>
            <w:b/>
            <w:noProof/>
          </w:rPr>
          <w:t>需求概述</w:t>
        </w:r>
        <w:r w:rsidR="00E7256C">
          <w:rPr>
            <w:noProof/>
            <w:webHidden/>
          </w:rPr>
          <w:tab/>
        </w:r>
        <w:r w:rsidR="00E7256C">
          <w:rPr>
            <w:noProof/>
            <w:webHidden/>
          </w:rPr>
          <w:fldChar w:fldCharType="begin"/>
        </w:r>
        <w:r w:rsidR="00E7256C">
          <w:rPr>
            <w:noProof/>
            <w:webHidden/>
          </w:rPr>
          <w:instrText xml:space="preserve"> PAGEREF _Toc409712021 \h </w:instrText>
        </w:r>
        <w:r w:rsidR="00E7256C">
          <w:rPr>
            <w:noProof/>
            <w:webHidden/>
          </w:rPr>
        </w:r>
        <w:r w:rsidR="00E7256C">
          <w:rPr>
            <w:noProof/>
            <w:webHidden/>
          </w:rPr>
          <w:fldChar w:fldCharType="separate"/>
        </w:r>
        <w:r w:rsidR="00E7256C">
          <w:rPr>
            <w:noProof/>
            <w:webHidden/>
          </w:rPr>
          <w:t>5</w:t>
        </w:r>
        <w:r w:rsidR="00E7256C">
          <w:rPr>
            <w:noProof/>
            <w:webHidden/>
          </w:rPr>
          <w:fldChar w:fldCharType="end"/>
        </w:r>
      </w:hyperlink>
    </w:p>
    <w:p w:rsidR="00E7256C" w:rsidRDefault="00370C45">
      <w:pPr>
        <w:pStyle w:val="11"/>
        <w:tabs>
          <w:tab w:val="left" w:pos="440"/>
          <w:tab w:val="right" w:leader="dot" w:pos="9629"/>
        </w:tabs>
        <w:rPr>
          <w:noProof/>
          <w:kern w:val="2"/>
          <w:sz w:val="21"/>
        </w:rPr>
      </w:pPr>
      <w:hyperlink w:anchor="_Toc409712022" w:history="1">
        <w:r w:rsidR="00E7256C" w:rsidRPr="001A4BAF">
          <w:rPr>
            <w:rStyle w:val="aa"/>
            <w:rFonts w:ascii="微软雅黑" w:eastAsia="微软雅黑" w:hAnsi="微软雅黑" w:cs="Arial"/>
            <w:b/>
            <w:noProof/>
          </w:rPr>
          <w:t>3</w:t>
        </w:r>
        <w:r w:rsidR="00E7256C">
          <w:rPr>
            <w:noProof/>
            <w:kern w:val="2"/>
            <w:sz w:val="21"/>
          </w:rPr>
          <w:tab/>
        </w:r>
        <w:r w:rsidR="00E7256C" w:rsidRPr="001A4BAF">
          <w:rPr>
            <w:rStyle w:val="aa"/>
            <w:rFonts w:ascii="微软雅黑" w:eastAsia="微软雅黑" w:hAnsi="微软雅黑" w:cs="Arial"/>
            <w:b/>
            <w:noProof/>
          </w:rPr>
          <w:t>Check List</w:t>
        </w:r>
        <w:r w:rsidR="00E7256C">
          <w:rPr>
            <w:noProof/>
            <w:webHidden/>
          </w:rPr>
          <w:tab/>
        </w:r>
        <w:r w:rsidR="00E7256C">
          <w:rPr>
            <w:noProof/>
            <w:webHidden/>
          </w:rPr>
          <w:fldChar w:fldCharType="begin"/>
        </w:r>
        <w:r w:rsidR="00E7256C">
          <w:rPr>
            <w:noProof/>
            <w:webHidden/>
          </w:rPr>
          <w:instrText xml:space="preserve"> PAGEREF _Toc409712022 \h </w:instrText>
        </w:r>
        <w:r w:rsidR="00E7256C">
          <w:rPr>
            <w:noProof/>
            <w:webHidden/>
          </w:rPr>
        </w:r>
        <w:r w:rsidR="00E7256C">
          <w:rPr>
            <w:noProof/>
            <w:webHidden/>
          </w:rPr>
          <w:fldChar w:fldCharType="separate"/>
        </w:r>
        <w:r w:rsidR="00E7256C">
          <w:rPr>
            <w:noProof/>
            <w:webHidden/>
          </w:rPr>
          <w:t>5</w:t>
        </w:r>
        <w:r w:rsidR="00E7256C">
          <w:rPr>
            <w:noProof/>
            <w:webHidden/>
          </w:rPr>
          <w:fldChar w:fldCharType="end"/>
        </w:r>
      </w:hyperlink>
    </w:p>
    <w:p w:rsidR="00E7256C" w:rsidRDefault="00370C45">
      <w:pPr>
        <w:pStyle w:val="11"/>
        <w:tabs>
          <w:tab w:val="left" w:pos="440"/>
          <w:tab w:val="right" w:leader="dot" w:pos="9629"/>
        </w:tabs>
        <w:rPr>
          <w:noProof/>
          <w:kern w:val="2"/>
          <w:sz w:val="21"/>
        </w:rPr>
      </w:pPr>
      <w:hyperlink w:anchor="_Toc409712023" w:history="1">
        <w:r w:rsidR="00E7256C" w:rsidRPr="001A4BAF">
          <w:rPr>
            <w:rStyle w:val="aa"/>
            <w:rFonts w:ascii="微软雅黑" w:eastAsia="微软雅黑" w:hAnsi="微软雅黑" w:cs="Arial"/>
            <w:b/>
            <w:noProof/>
          </w:rPr>
          <w:t>4</w:t>
        </w:r>
        <w:r w:rsidR="00E7256C">
          <w:rPr>
            <w:noProof/>
            <w:kern w:val="2"/>
            <w:sz w:val="21"/>
          </w:rPr>
          <w:tab/>
        </w:r>
        <w:r w:rsidR="00E7256C" w:rsidRPr="001A4BAF">
          <w:rPr>
            <w:rStyle w:val="aa"/>
            <w:rFonts w:ascii="微软雅黑" w:eastAsia="微软雅黑" w:hAnsi="微软雅黑" w:cs="Arial" w:hint="eastAsia"/>
            <w:b/>
            <w:noProof/>
          </w:rPr>
          <w:t>上线后需完成的事项</w:t>
        </w:r>
        <w:r w:rsidR="00E7256C">
          <w:rPr>
            <w:noProof/>
            <w:webHidden/>
          </w:rPr>
          <w:tab/>
        </w:r>
        <w:r w:rsidR="00E7256C">
          <w:rPr>
            <w:noProof/>
            <w:webHidden/>
          </w:rPr>
          <w:fldChar w:fldCharType="begin"/>
        </w:r>
        <w:r w:rsidR="00E7256C">
          <w:rPr>
            <w:noProof/>
            <w:webHidden/>
          </w:rPr>
          <w:instrText xml:space="preserve"> PAGEREF _Toc409712023 \h </w:instrText>
        </w:r>
        <w:r w:rsidR="00E7256C">
          <w:rPr>
            <w:noProof/>
            <w:webHidden/>
          </w:rPr>
        </w:r>
        <w:r w:rsidR="00E7256C">
          <w:rPr>
            <w:noProof/>
            <w:webHidden/>
          </w:rPr>
          <w:fldChar w:fldCharType="separate"/>
        </w:r>
        <w:r w:rsidR="00E7256C">
          <w:rPr>
            <w:noProof/>
            <w:webHidden/>
          </w:rPr>
          <w:t>5</w:t>
        </w:r>
        <w:r w:rsidR="00E7256C">
          <w:rPr>
            <w:noProof/>
            <w:webHidden/>
          </w:rPr>
          <w:fldChar w:fldCharType="end"/>
        </w:r>
      </w:hyperlink>
    </w:p>
    <w:p w:rsidR="00E7256C" w:rsidRDefault="00370C45">
      <w:pPr>
        <w:pStyle w:val="11"/>
        <w:tabs>
          <w:tab w:val="left" w:pos="440"/>
          <w:tab w:val="right" w:leader="dot" w:pos="9629"/>
        </w:tabs>
        <w:rPr>
          <w:noProof/>
          <w:kern w:val="2"/>
          <w:sz w:val="21"/>
        </w:rPr>
      </w:pPr>
      <w:hyperlink w:anchor="_Toc409712024" w:history="1">
        <w:r w:rsidR="00E7256C" w:rsidRPr="001A4BAF">
          <w:rPr>
            <w:rStyle w:val="aa"/>
            <w:rFonts w:ascii="微软雅黑" w:eastAsia="微软雅黑" w:hAnsi="微软雅黑" w:cs="Arial"/>
            <w:b/>
            <w:noProof/>
          </w:rPr>
          <w:t>5</w:t>
        </w:r>
        <w:r w:rsidR="00E7256C">
          <w:rPr>
            <w:noProof/>
            <w:kern w:val="2"/>
            <w:sz w:val="21"/>
          </w:rPr>
          <w:tab/>
        </w:r>
        <w:r w:rsidR="00E7256C" w:rsidRPr="001A4BAF">
          <w:rPr>
            <w:rStyle w:val="aa"/>
            <w:rFonts w:ascii="微软雅黑" w:eastAsia="微软雅黑" w:hAnsi="微软雅黑" w:cs="Arial" w:hint="eastAsia"/>
            <w:b/>
            <w:noProof/>
          </w:rPr>
          <w:t>附录</w:t>
        </w:r>
        <w:r w:rsidR="00E7256C">
          <w:rPr>
            <w:noProof/>
            <w:webHidden/>
          </w:rPr>
          <w:tab/>
        </w:r>
        <w:r w:rsidR="00E7256C">
          <w:rPr>
            <w:noProof/>
            <w:webHidden/>
          </w:rPr>
          <w:fldChar w:fldCharType="begin"/>
        </w:r>
        <w:r w:rsidR="00E7256C">
          <w:rPr>
            <w:noProof/>
            <w:webHidden/>
          </w:rPr>
          <w:instrText xml:space="preserve"> PAGEREF _Toc409712024 \h </w:instrText>
        </w:r>
        <w:r w:rsidR="00E7256C">
          <w:rPr>
            <w:noProof/>
            <w:webHidden/>
          </w:rPr>
        </w:r>
        <w:r w:rsidR="00E7256C">
          <w:rPr>
            <w:noProof/>
            <w:webHidden/>
          </w:rPr>
          <w:fldChar w:fldCharType="separate"/>
        </w:r>
        <w:r w:rsidR="00E7256C">
          <w:rPr>
            <w:noProof/>
            <w:webHidden/>
          </w:rPr>
          <w:t>5</w:t>
        </w:r>
        <w:r w:rsidR="00E7256C">
          <w:rPr>
            <w:noProof/>
            <w:webHidden/>
          </w:rPr>
          <w:fldChar w:fldCharType="end"/>
        </w:r>
      </w:hyperlink>
    </w:p>
    <w:p w:rsidR="007F5D55" w:rsidRDefault="00145F6D" w:rsidP="00467B48">
      <w:pPr>
        <w:pStyle w:val="11"/>
        <w:tabs>
          <w:tab w:val="left" w:pos="440"/>
          <w:tab w:val="right" w:leader="dot" w:pos="8296"/>
        </w:tabs>
        <w:spacing w:line="360" w:lineRule="auto"/>
        <w:rPr>
          <w:rFonts w:ascii="微软雅黑" w:eastAsia="微软雅黑" w:hAnsi="微软雅黑" w:cs="Arial"/>
          <w:b/>
          <w:sz w:val="28"/>
          <w:szCs w:val="28"/>
        </w:rPr>
      </w:pPr>
      <w:r>
        <w:rPr>
          <w:rFonts w:ascii="微软雅黑" w:eastAsia="微软雅黑" w:hAnsi="微软雅黑" w:cs="Arial"/>
          <w:b/>
          <w:sz w:val="28"/>
          <w:szCs w:val="28"/>
        </w:rPr>
        <w:fldChar w:fldCharType="end"/>
      </w:r>
    </w:p>
    <w:p w:rsidR="007F5D55" w:rsidRDefault="007F5D55" w:rsidP="00467B48">
      <w:pPr>
        <w:pStyle w:val="a9"/>
        <w:pageBreakBefore/>
        <w:numPr>
          <w:ilvl w:val="0"/>
          <w:numId w:val="1"/>
        </w:numPr>
        <w:tabs>
          <w:tab w:val="num" w:pos="425"/>
        </w:tabs>
        <w:spacing w:line="360" w:lineRule="auto"/>
        <w:ind w:left="566" w:hangingChars="202" w:hanging="566"/>
        <w:jc w:val="left"/>
        <w:outlineLvl w:val="0"/>
        <w:rPr>
          <w:rFonts w:ascii="微软雅黑" w:eastAsia="微软雅黑" w:hAnsi="微软雅黑" w:cs="Arial"/>
          <w:b/>
          <w:sz w:val="28"/>
          <w:szCs w:val="28"/>
        </w:rPr>
      </w:pPr>
      <w:bookmarkStart w:id="21" w:name="_Toc347403445"/>
      <w:bookmarkStart w:id="22" w:name="_Toc349641235"/>
      <w:bookmarkStart w:id="23" w:name="_Toc409712014"/>
      <w:r w:rsidRPr="001F14DB">
        <w:rPr>
          <w:rFonts w:ascii="微软雅黑" w:eastAsia="微软雅黑" w:hAnsi="微软雅黑" w:cs="Arial" w:hint="eastAsia"/>
          <w:b/>
          <w:sz w:val="28"/>
          <w:szCs w:val="28"/>
        </w:rPr>
        <w:lastRenderedPageBreak/>
        <w:t>总体说明</w:t>
      </w:r>
      <w:bookmarkEnd w:id="21"/>
      <w:bookmarkEnd w:id="22"/>
      <w:bookmarkEnd w:id="23"/>
    </w:p>
    <w:p w:rsidR="007F5D55" w:rsidRPr="00536024" w:rsidRDefault="007F5D55" w:rsidP="00467B48">
      <w:pPr>
        <w:pStyle w:val="a9"/>
        <w:numPr>
          <w:ilvl w:val="1"/>
          <w:numId w:val="1"/>
        </w:numPr>
        <w:tabs>
          <w:tab w:val="num" w:pos="425"/>
        </w:tabs>
        <w:spacing w:line="360" w:lineRule="auto"/>
        <w:ind w:firstLineChars="0"/>
        <w:jc w:val="left"/>
        <w:outlineLvl w:val="1"/>
        <w:rPr>
          <w:rFonts w:ascii="Arial" w:eastAsia="微软雅黑" w:hAnsi="微软雅黑" w:cs="Arial"/>
          <w:b/>
          <w:sz w:val="24"/>
        </w:rPr>
      </w:pPr>
      <w:bookmarkStart w:id="24" w:name="_Toc347403446"/>
      <w:bookmarkStart w:id="25" w:name="_Toc349641236"/>
      <w:bookmarkStart w:id="26" w:name="_Toc409712015"/>
      <w:r w:rsidRPr="00536024">
        <w:rPr>
          <w:rFonts w:ascii="Arial" w:eastAsia="微软雅黑" w:hAnsi="微软雅黑" w:cs="Arial" w:hint="eastAsia"/>
          <w:b/>
          <w:sz w:val="24"/>
        </w:rPr>
        <w:t>项目背景</w:t>
      </w:r>
      <w:bookmarkEnd w:id="24"/>
      <w:bookmarkEnd w:id="25"/>
      <w:bookmarkEnd w:id="26"/>
    </w:p>
    <w:p w:rsidR="00C7337F" w:rsidRPr="00F81530" w:rsidRDefault="002F3E38" w:rsidP="00F81530">
      <w:pPr>
        <w:pStyle w:val="a9"/>
        <w:spacing w:line="360" w:lineRule="auto"/>
        <w:ind w:left="425" w:firstLineChars="0" w:firstLine="0"/>
        <w:jc w:val="left"/>
        <w:rPr>
          <w:rFonts w:ascii="宋体" w:cs="宋体"/>
          <w:color w:val="000000"/>
          <w:kern w:val="0"/>
          <w:szCs w:val="21"/>
          <w:lang w:val="zh-CN"/>
        </w:rPr>
      </w:pPr>
      <w:r w:rsidRPr="002F3E38">
        <w:rPr>
          <w:rFonts w:ascii="宋体" w:cs="宋体" w:hint="eastAsia"/>
          <w:color w:val="000000"/>
          <w:kern w:val="0"/>
          <w:szCs w:val="21"/>
          <w:lang w:val="zh-CN"/>
        </w:rPr>
        <w:t>随着</w:t>
      </w:r>
      <w:r>
        <w:rPr>
          <w:rFonts w:ascii="宋体" w:cs="宋体" w:hint="eastAsia"/>
          <w:color w:val="000000"/>
          <w:kern w:val="0"/>
          <w:szCs w:val="21"/>
          <w:lang w:val="zh-CN"/>
        </w:rPr>
        <w:t>财务</w:t>
      </w:r>
      <w:r w:rsidR="00881005">
        <w:rPr>
          <w:rFonts w:ascii="宋体" w:cs="宋体" w:hint="eastAsia"/>
          <w:color w:val="000000"/>
          <w:kern w:val="0"/>
          <w:szCs w:val="21"/>
          <w:lang w:val="zh-CN"/>
        </w:rPr>
        <w:t>部</w:t>
      </w:r>
      <w:r>
        <w:rPr>
          <w:rFonts w:ascii="宋体" w:cs="宋体" w:hint="eastAsia"/>
          <w:color w:val="000000"/>
          <w:kern w:val="0"/>
          <w:szCs w:val="21"/>
          <w:lang w:val="zh-CN"/>
        </w:rPr>
        <w:t>资金组对建行供应商付款量</w:t>
      </w:r>
      <w:r w:rsidRPr="002F3E38">
        <w:rPr>
          <w:rFonts w:ascii="宋体" w:cs="宋体" w:hint="eastAsia"/>
          <w:color w:val="000000"/>
          <w:kern w:val="0"/>
          <w:szCs w:val="21"/>
          <w:lang w:val="zh-CN"/>
        </w:rPr>
        <w:t>越来越多，为降低网银手续费和系统操作便捷性，</w:t>
      </w:r>
      <w:r>
        <w:rPr>
          <w:rFonts w:ascii="宋体" w:cs="宋体" w:hint="eastAsia"/>
          <w:color w:val="000000"/>
          <w:kern w:val="0"/>
          <w:szCs w:val="21"/>
          <w:lang w:val="zh-CN"/>
        </w:rPr>
        <w:t>需开通建行</w:t>
      </w:r>
      <w:r w:rsidRPr="002F3E38">
        <w:rPr>
          <w:rFonts w:ascii="宋体" w:cs="宋体" w:hint="eastAsia"/>
          <w:color w:val="000000"/>
          <w:kern w:val="0"/>
          <w:szCs w:val="21"/>
          <w:lang w:val="zh-CN"/>
        </w:rPr>
        <w:t>直连付款。</w:t>
      </w:r>
    </w:p>
    <w:p w:rsidR="00150C26" w:rsidRDefault="009D6737" w:rsidP="00467B48">
      <w:pPr>
        <w:pStyle w:val="a9"/>
        <w:numPr>
          <w:ilvl w:val="1"/>
          <w:numId w:val="1"/>
        </w:numPr>
        <w:tabs>
          <w:tab w:val="num" w:pos="425"/>
        </w:tabs>
        <w:spacing w:line="360" w:lineRule="auto"/>
        <w:ind w:firstLineChars="0"/>
        <w:jc w:val="left"/>
        <w:outlineLvl w:val="1"/>
        <w:rPr>
          <w:rFonts w:ascii="Arial" w:eastAsia="微软雅黑" w:hAnsi="微软雅黑" w:cs="Arial"/>
          <w:b/>
          <w:sz w:val="24"/>
        </w:rPr>
      </w:pPr>
      <w:bookmarkStart w:id="27" w:name="_Toc409712016"/>
      <w:r>
        <w:rPr>
          <w:rFonts w:ascii="Arial" w:eastAsia="微软雅黑" w:hAnsi="微软雅黑" w:cs="Arial" w:hint="eastAsia"/>
          <w:b/>
          <w:sz w:val="24"/>
        </w:rPr>
        <w:t>项目收益</w:t>
      </w:r>
      <w:bookmarkEnd w:id="27"/>
    </w:p>
    <w:p w:rsidR="00FF5167" w:rsidRPr="00150C26" w:rsidRDefault="00FF5167" w:rsidP="00020CB5">
      <w:pPr>
        <w:ind w:firstLine="420"/>
        <w:rPr>
          <w:rFonts w:ascii="Arial" w:eastAsia="微软雅黑" w:hAnsi="微软雅黑" w:cs="Arial"/>
          <w:b/>
          <w:sz w:val="24"/>
        </w:rPr>
      </w:pPr>
    </w:p>
    <w:p w:rsidR="007101E4" w:rsidRPr="00210BC7" w:rsidRDefault="002A536A" w:rsidP="00210BC7">
      <w:pPr>
        <w:pStyle w:val="a9"/>
        <w:numPr>
          <w:ilvl w:val="1"/>
          <w:numId w:val="1"/>
        </w:numPr>
        <w:tabs>
          <w:tab w:val="num" w:pos="425"/>
        </w:tabs>
        <w:spacing w:line="360" w:lineRule="auto"/>
        <w:ind w:firstLineChars="0"/>
        <w:jc w:val="left"/>
        <w:outlineLvl w:val="1"/>
        <w:rPr>
          <w:rFonts w:ascii="Arial" w:eastAsia="微软雅黑" w:hAnsi="微软雅黑" w:cs="Arial"/>
          <w:b/>
          <w:sz w:val="24"/>
        </w:rPr>
      </w:pPr>
      <w:bookmarkStart w:id="28" w:name="_Toc337729287"/>
      <w:bookmarkStart w:id="29" w:name="_Toc347403448"/>
      <w:bookmarkStart w:id="30" w:name="_Toc349641238"/>
      <w:bookmarkStart w:id="31" w:name="_Toc409712017"/>
      <w:r w:rsidRPr="0041011C">
        <w:rPr>
          <w:rFonts w:ascii="Arial" w:eastAsia="微软雅黑" w:hAnsi="微软雅黑" w:cs="Arial" w:hint="eastAsia"/>
          <w:b/>
          <w:sz w:val="24"/>
        </w:rPr>
        <w:t>产品风险</w:t>
      </w:r>
      <w:bookmarkEnd w:id="28"/>
      <w:bookmarkEnd w:id="29"/>
      <w:bookmarkEnd w:id="30"/>
      <w:bookmarkEnd w:id="31"/>
    </w:p>
    <w:p w:rsidR="007F5D55" w:rsidRDefault="007F5D55" w:rsidP="00467B48">
      <w:pPr>
        <w:pStyle w:val="a9"/>
        <w:numPr>
          <w:ilvl w:val="1"/>
          <w:numId w:val="1"/>
        </w:numPr>
        <w:tabs>
          <w:tab w:val="num" w:pos="425"/>
        </w:tabs>
        <w:spacing w:line="360" w:lineRule="auto"/>
        <w:ind w:firstLineChars="0"/>
        <w:jc w:val="left"/>
        <w:outlineLvl w:val="1"/>
        <w:rPr>
          <w:rFonts w:ascii="Arial" w:eastAsia="微软雅黑" w:hAnsi="微软雅黑" w:cs="Arial"/>
          <w:b/>
          <w:sz w:val="24"/>
        </w:rPr>
      </w:pPr>
      <w:bookmarkStart w:id="32" w:name="_Toc337729288"/>
      <w:bookmarkStart w:id="33" w:name="_Toc347403449"/>
      <w:bookmarkStart w:id="34" w:name="_Toc349641239"/>
      <w:bookmarkStart w:id="35" w:name="_Toc409712018"/>
      <w:r w:rsidRPr="0041011C">
        <w:rPr>
          <w:rFonts w:ascii="Arial" w:eastAsia="微软雅黑" w:hAnsi="微软雅黑" w:cs="Arial" w:hint="eastAsia"/>
          <w:b/>
          <w:sz w:val="24"/>
        </w:rPr>
        <w:t>用户范围</w:t>
      </w:r>
      <w:bookmarkEnd w:id="32"/>
      <w:bookmarkEnd w:id="33"/>
      <w:bookmarkEnd w:id="34"/>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5"/>
        <w:gridCol w:w="6649"/>
      </w:tblGrid>
      <w:tr w:rsidR="00E1775F" w:rsidRPr="00D77C3D" w:rsidTr="00E1775F">
        <w:trPr>
          <w:jc w:val="center"/>
        </w:trPr>
        <w:tc>
          <w:tcPr>
            <w:tcW w:w="1745" w:type="dxa"/>
            <w:shd w:val="clear" w:color="auto" w:fill="C0C0C0"/>
          </w:tcPr>
          <w:p w:rsidR="00E1775F" w:rsidRPr="00D77C3D" w:rsidRDefault="00E1775F" w:rsidP="00467B48">
            <w:pPr>
              <w:spacing w:line="360" w:lineRule="auto"/>
              <w:jc w:val="left"/>
              <w:rPr>
                <w:rFonts w:ascii="Arial" w:eastAsia="微软雅黑" w:hAnsi="Arial" w:cs="Arial"/>
                <w:b/>
                <w:szCs w:val="21"/>
              </w:rPr>
            </w:pPr>
            <w:r w:rsidRPr="00D77C3D">
              <w:rPr>
                <w:rFonts w:ascii="Arial" w:eastAsia="微软雅黑" w:hAnsi="微软雅黑" w:cs="Arial"/>
                <w:b/>
                <w:szCs w:val="21"/>
              </w:rPr>
              <w:t>角色</w:t>
            </w:r>
          </w:p>
        </w:tc>
        <w:tc>
          <w:tcPr>
            <w:tcW w:w="6649" w:type="dxa"/>
            <w:shd w:val="clear" w:color="auto" w:fill="C0C0C0"/>
          </w:tcPr>
          <w:p w:rsidR="00E1775F" w:rsidRPr="00D77C3D" w:rsidRDefault="00E1775F" w:rsidP="00467B48">
            <w:pPr>
              <w:spacing w:line="360" w:lineRule="auto"/>
              <w:jc w:val="left"/>
              <w:rPr>
                <w:rFonts w:ascii="Arial" w:eastAsia="微软雅黑" w:hAnsi="Arial" w:cs="Arial"/>
                <w:b/>
                <w:szCs w:val="21"/>
              </w:rPr>
            </w:pPr>
            <w:r w:rsidRPr="00D77C3D">
              <w:rPr>
                <w:rFonts w:ascii="Arial" w:eastAsia="微软雅黑" w:hAnsi="微软雅黑" w:cs="Arial"/>
                <w:b/>
                <w:szCs w:val="21"/>
              </w:rPr>
              <w:t>描述（涉及到的</w:t>
            </w:r>
            <w:r w:rsidRPr="00D77C3D">
              <w:rPr>
                <w:rFonts w:ascii="Arial" w:eastAsia="微软雅黑" w:hAnsi="Arial" w:cs="Arial"/>
                <w:b/>
                <w:szCs w:val="21"/>
              </w:rPr>
              <w:t>actor</w:t>
            </w:r>
            <w:r w:rsidRPr="00D77C3D">
              <w:rPr>
                <w:rFonts w:ascii="Arial" w:eastAsia="微软雅黑" w:hAnsi="微软雅黑" w:cs="Arial"/>
                <w:b/>
                <w:szCs w:val="21"/>
              </w:rPr>
              <w:t>、</w:t>
            </w:r>
            <w:r w:rsidRPr="00D77C3D">
              <w:rPr>
                <w:rFonts w:ascii="Arial" w:eastAsia="微软雅黑" w:hAnsi="Arial" w:cs="Arial"/>
                <w:b/>
                <w:szCs w:val="21"/>
              </w:rPr>
              <w:t>system</w:t>
            </w:r>
            <w:r w:rsidRPr="00D77C3D">
              <w:rPr>
                <w:rFonts w:ascii="Arial" w:eastAsia="微软雅黑" w:hAnsi="微软雅黑" w:cs="Arial"/>
                <w:b/>
                <w:szCs w:val="21"/>
              </w:rPr>
              <w:t>的描述）</w:t>
            </w:r>
          </w:p>
        </w:tc>
      </w:tr>
      <w:tr w:rsidR="00E1775F" w:rsidRPr="00D77C3D" w:rsidTr="00E1775F">
        <w:trPr>
          <w:trHeight w:val="257"/>
          <w:jc w:val="center"/>
        </w:trPr>
        <w:tc>
          <w:tcPr>
            <w:tcW w:w="1745" w:type="dxa"/>
          </w:tcPr>
          <w:p w:rsidR="00E1775F" w:rsidRPr="00D77C3D" w:rsidRDefault="00E1775F" w:rsidP="00467B48">
            <w:pPr>
              <w:spacing w:line="360" w:lineRule="auto"/>
              <w:jc w:val="left"/>
              <w:rPr>
                <w:rFonts w:ascii="Arial" w:eastAsia="微软雅黑" w:hAnsi="Arial" w:cs="Arial"/>
                <w:szCs w:val="21"/>
              </w:rPr>
            </w:pPr>
            <w:r>
              <w:rPr>
                <w:rFonts w:ascii="Arial" w:eastAsia="微软雅黑" w:hAnsi="Arial" w:cs="Arial" w:hint="eastAsia"/>
                <w:szCs w:val="21"/>
              </w:rPr>
              <w:t>产品经理</w:t>
            </w:r>
          </w:p>
        </w:tc>
        <w:tc>
          <w:tcPr>
            <w:tcW w:w="6649" w:type="dxa"/>
          </w:tcPr>
          <w:p w:rsidR="002D7564" w:rsidRPr="00D77C3D" w:rsidRDefault="00E1775F" w:rsidP="00467B48">
            <w:pPr>
              <w:spacing w:line="360" w:lineRule="auto"/>
              <w:jc w:val="left"/>
              <w:rPr>
                <w:rFonts w:ascii="Arial" w:eastAsia="微软雅黑" w:hAnsi="Arial" w:cs="Arial"/>
                <w:szCs w:val="21"/>
              </w:rPr>
            </w:pPr>
            <w:r>
              <w:rPr>
                <w:rFonts w:ascii="Arial" w:eastAsia="微软雅黑" w:hAnsi="Arial" w:cs="Arial" w:hint="eastAsia"/>
                <w:szCs w:val="21"/>
              </w:rPr>
              <w:t>提供本项目的需求规格说明书</w:t>
            </w:r>
            <w:r w:rsidR="00E0340E">
              <w:rPr>
                <w:rFonts w:ascii="Arial" w:eastAsia="微软雅黑" w:hAnsi="Arial" w:cs="Arial" w:hint="eastAsia"/>
                <w:szCs w:val="21"/>
              </w:rPr>
              <w:t>。</w:t>
            </w:r>
          </w:p>
        </w:tc>
      </w:tr>
      <w:tr w:rsidR="00E1775F" w:rsidRPr="00D77C3D" w:rsidTr="00E1775F">
        <w:trPr>
          <w:trHeight w:val="337"/>
          <w:jc w:val="center"/>
        </w:trPr>
        <w:tc>
          <w:tcPr>
            <w:tcW w:w="1745" w:type="dxa"/>
          </w:tcPr>
          <w:p w:rsidR="00E1775F" w:rsidRDefault="00E1775F" w:rsidP="00467B48">
            <w:pPr>
              <w:spacing w:line="360" w:lineRule="auto"/>
              <w:jc w:val="left"/>
              <w:rPr>
                <w:rFonts w:ascii="Arial" w:eastAsia="微软雅黑" w:hAnsi="Arial" w:cs="Arial"/>
                <w:szCs w:val="21"/>
              </w:rPr>
            </w:pPr>
            <w:r>
              <w:rPr>
                <w:rFonts w:ascii="Arial" w:eastAsia="微软雅黑" w:hAnsi="Arial" w:cs="Arial" w:hint="eastAsia"/>
                <w:szCs w:val="21"/>
              </w:rPr>
              <w:t>项目经理</w:t>
            </w:r>
          </w:p>
        </w:tc>
        <w:tc>
          <w:tcPr>
            <w:tcW w:w="6649" w:type="dxa"/>
          </w:tcPr>
          <w:p w:rsidR="00E1775F" w:rsidRPr="00D77C3D" w:rsidRDefault="00E1775F" w:rsidP="00467B48">
            <w:pPr>
              <w:spacing w:line="360" w:lineRule="auto"/>
              <w:jc w:val="left"/>
              <w:rPr>
                <w:rFonts w:ascii="Arial" w:eastAsia="微软雅黑" w:hAnsi="Arial" w:cs="Arial"/>
                <w:szCs w:val="21"/>
              </w:rPr>
            </w:pPr>
            <w:r>
              <w:rPr>
                <w:rFonts w:ascii="Arial" w:eastAsia="微软雅黑" w:hAnsi="Arial" w:cs="Arial" w:hint="eastAsia"/>
                <w:szCs w:val="21"/>
              </w:rPr>
              <w:t>跟踪整个项目的开发周期，进行各项协调工作</w:t>
            </w:r>
          </w:p>
        </w:tc>
      </w:tr>
      <w:tr w:rsidR="00E1775F" w:rsidRPr="00D77C3D" w:rsidTr="00E1775F">
        <w:trPr>
          <w:jc w:val="center"/>
        </w:trPr>
        <w:tc>
          <w:tcPr>
            <w:tcW w:w="1745" w:type="dxa"/>
          </w:tcPr>
          <w:p w:rsidR="00E1775F" w:rsidRDefault="00E1775F" w:rsidP="00467B48">
            <w:pPr>
              <w:spacing w:line="360" w:lineRule="auto"/>
              <w:jc w:val="left"/>
              <w:rPr>
                <w:rFonts w:ascii="Arial" w:eastAsia="微软雅黑" w:hAnsi="Arial" w:cs="Arial"/>
                <w:szCs w:val="21"/>
              </w:rPr>
            </w:pPr>
            <w:r>
              <w:rPr>
                <w:rFonts w:ascii="Arial" w:eastAsia="微软雅黑" w:hAnsi="Arial" w:cs="Arial" w:hint="eastAsia"/>
                <w:szCs w:val="21"/>
              </w:rPr>
              <w:t>架构师</w:t>
            </w:r>
          </w:p>
        </w:tc>
        <w:tc>
          <w:tcPr>
            <w:tcW w:w="6649" w:type="dxa"/>
          </w:tcPr>
          <w:p w:rsidR="00E1775F" w:rsidRDefault="00E1775F" w:rsidP="00467B48">
            <w:pPr>
              <w:spacing w:line="360" w:lineRule="auto"/>
              <w:jc w:val="left"/>
              <w:rPr>
                <w:rFonts w:ascii="Arial" w:eastAsia="微软雅黑" w:hAnsi="Arial" w:cs="Arial"/>
                <w:szCs w:val="21"/>
              </w:rPr>
            </w:pPr>
            <w:r>
              <w:rPr>
                <w:rFonts w:ascii="Arial" w:eastAsia="微软雅黑" w:hAnsi="Arial" w:cs="Arial" w:hint="eastAsia"/>
                <w:szCs w:val="21"/>
              </w:rPr>
              <w:t>设计项目的系统架构，提供项目的设计文档。</w:t>
            </w:r>
          </w:p>
        </w:tc>
      </w:tr>
      <w:tr w:rsidR="00E1775F" w:rsidRPr="00D77C3D" w:rsidTr="00E1775F">
        <w:trPr>
          <w:jc w:val="center"/>
        </w:trPr>
        <w:tc>
          <w:tcPr>
            <w:tcW w:w="1745" w:type="dxa"/>
          </w:tcPr>
          <w:p w:rsidR="00E1775F" w:rsidRDefault="00E1775F" w:rsidP="00467B48">
            <w:pPr>
              <w:spacing w:line="360" w:lineRule="auto"/>
              <w:jc w:val="left"/>
              <w:rPr>
                <w:rFonts w:ascii="Arial" w:eastAsia="微软雅黑" w:hAnsi="Arial" w:cs="Arial"/>
                <w:szCs w:val="21"/>
              </w:rPr>
            </w:pPr>
            <w:r>
              <w:rPr>
                <w:rFonts w:ascii="Arial" w:eastAsia="微软雅黑" w:hAnsi="Arial" w:cs="Arial" w:hint="eastAsia"/>
                <w:szCs w:val="21"/>
              </w:rPr>
              <w:t>开发资源</w:t>
            </w:r>
          </w:p>
        </w:tc>
        <w:tc>
          <w:tcPr>
            <w:tcW w:w="6649" w:type="dxa"/>
          </w:tcPr>
          <w:p w:rsidR="000A091E" w:rsidRPr="000A091E" w:rsidRDefault="00E7334B" w:rsidP="00467B48">
            <w:pPr>
              <w:spacing w:line="360" w:lineRule="auto"/>
              <w:jc w:val="left"/>
              <w:rPr>
                <w:rFonts w:ascii="Arial" w:eastAsia="微软雅黑" w:hAnsi="Arial" w:cs="Arial"/>
                <w:kern w:val="0"/>
                <w:szCs w:val="21"/>
              </w:rPr>
            </w:pPr>
            <w:r>
              <w:rPr>
                <w:rFonts w:ascii="Arial" w:eastAsia="微软雅黑" w:hAnsi="Arial" w:cs="Arial" w:hint="eastAsia"/>
                <w:kern w:val="0"/>
                <w:szCs w:val="21"/>
              </w:rPr>
              <w:t>财务研发部</w:t>
            </w:r>
          </w:p>
        </w:tc>
      </w:tr>
      <w:tr w:rsidR="00E1775F" w:rsidRPr="00D77C3D" w:rsidTr="00E1775F">
        <w:trPr>
          <w:jc w:val="center"/>
        </w:trPr>
        <w:tc>
          <w:tcPr>
            <w:tcW w:w="1745" w:type="dxa"/>
          </w:tcPr>
          <w:p w:rsidR="00E1775F" w:rsidRDefault="00E1775F" w:rsidP="00467B48">
            <w:pPr>
              <w:spacing w:line="360" w:lineRule="auto"/>
              <w:jc w:val="left"/>
              <w:rPr>
                <w:rFonts w:ascii="Arial" w:eastAsia="微软雅黑" w:hAnsi="Arial" w:cs="Arial"/>
                <w:szCs w:val="21"/>
              </w:rPr>
            </w:pPr>
            <w:r>
              <w:rPr>
                <w:rFonts w:ascii="Arial" w:eastAsia="微软雅黑" w:hAnsi="Arial" w:cs="Arial" w:hint="eastAsia"/>
                <w:szCs w:val="21"/>
              </w:rPr>
              <w:t>用户</w:t>
            </w:r>
          </w:p>
        </w:tc>
        <w:tc>
          <w:tcPr>
            <w:tcW w:w="6649" w:type="dxa"/>
          </w:tcPr>
          <w:p w:rsidR="00E1775F" w:rsidRPr="00980FA5" w:rsidRDefault="00E7334B" w:rsidP="00467B48">
            <w:pPr>
              <w:spacing w:line="360" w:lineRule="auto"/>
              <w:jc w:val="left"/>
              <w:rPr>
                <w:rFonts w:ascii="Arial" w:eastAsia="微软雅黑" w:hAnsi="Arial" w:cs="Arial"/>
                <w:szCs w:val="21"/>
              </w:rPr>
            </w:pPr>
            <w:r>
              <w:rPr>
                <w:rFonts w:ascii="Arial" w:eastAsia="微软雅黑" w:hAnsi="Arial" w:cs="Arial" w:hint="eastAsia"/>
                <w:szCs w:val="21"/>
              </w:rPr>
              <w:t>财务部资金组</w:t>
            </w:r>
          </w:p>
        </w:tc>
      </w:tr>
      <w:tr w:rsidR="00E1775F" w:rsidRPr="00D77C3D" w:rsidTr="00E1775F">
        <w:trPr>
          <w:trHeight w:val="56"/>
          <w:jc w:val="center"/>
        </w:trPr>
        <w:tc>
          <w:tcPr>
            <w:tcW w:w="1745" w:type="dxa"/>
          </w:tcPr>
          <w:p w:rsidR="00E1775F" w:rsidRPr="00D77C3D" w:rsidRDefault="00E1775F" w:rsidP="00467B48">
            <w:pPr>
              <w:spacing w:line="360" w:lineRule="auto"/>
              <w:jc w:val="left"/>
              <w:rPr>
                <w:rFonts w:ascii="Arial" w:eastAsia="微软雅黑" w:hAnsi="Arial" w:cs="Arial"/>
                <w:szCs w:val="21"/>
              </w:rPr>
            </w:pPr>
            <w:r w:rsidRPr="00D77C3D">
              <w:rPr>
                <w:rFonts w:ascii="Arial" w:eastAsia="微软雅黑" w:hAnsi="微软雅黑" w:cs="Arial"/>
                <w:szCs w:val="21"/>
              </w:rPr>
              <w:t>项目成员</w:t>
            </w:r>
          </w:p>
        </w:tc>
        <w:tc>
          <w:tcPr>
            <w:tcW w:w="6649" w:type="dxa"/>
          </w:tcPr>
          <w:p w:rsidR="00E1775F" w:rsidRPr="00D77C3D" w:rsidRDefault="00E7334B" w:rsidP="00467B48">
            <w:pPr>
              <w:tabs>
                <w:tab w:val="left" w:pos="720"/>
              </w:tabs>
              <w:autoSpaceDE w:val="0"/>
              <w:autoSpaceDN w:val="0"/>
              <w:adjustRightInd w:val="0"/>
              <w:spacing w:line="360" w:lineRule="auto"/>
              <w:ind w:right="18"/>
              <w:jc w:val="left"/>
              <w:rPr>
                <w:rFonts w:ascii="Arial" w:eastAsia="微软雅黑" w:hAnsi="Arial" w:cs="Arial"/>
                <w:kern w:val="0"/>
                <w:szCs w:val="21"/>
              </w:rPr>
            </w:pPr>
            <w:r>
              <w:rPr>
                <w:rFonts w:ascii="Arial" w:eastAsia="微软雅黑" w:hAnsi="Arial" w:cs="Arial" w:hint="eastAsia"/>
                <w:kern w:val="0"/>
                <w:szCs w:val="21"/>
              </w:rPr>
              <w:t>财务部及研发部</w:t>
            </w:r>
          </w:p>
        </w:tc>
      </w:tr>
    </w:tbl>
    <w:p w:rsidR="00E1775F" w:rsidRPr="00E1775F" w:rsidRDefault="00E1775F" w:rsidP="00467B48">
      <w:pPr>
        <w:spacing w:line="360" w:lineRule="auto"/>
      </w:pPr>
    </w:p>
    <w:p w:rsidR="007F5D55" w:rsidRDefault="007F5D55" w:rsidP="00467B48">
      <w:pPr>
        <w:pStyle w:val="a9"/>
        <w:numPr>
          <w:ilvl w:val="1"/>
          <w:numId w:val="1"/>
        </w:numPr>
        <w:tabs>
          <w:tab w:val="num" w:pos="425"/>
        </w:tabs>
        <w:spacing w:line="360" w:lineRule="auto"/>
        <w:ind w:firstLineChars="0"/>
        <w:jc w:val="left"/>
        <w:outlineLvl w:val="1"/>
        <w:rPr>
          <w:rFonts w:ascii="Arial" w:eastAsia="微软雅黑" w:hAnsi="微软雅黑" w:cs="Arial"/>
          <w:b/>
          <w:sz w:val="24"/>
        </w:rPr>
      </w:pPr>
      <w:bookmarkStart w:id="36" w:name="_Toc337729289"/>
      <w:bookmarkStart w:id="37" w:name="_Toc347403450"/>
      <w:bookmarkStart w:id="38" w:name="_Toc349641240"/>
      <w:bookmarkStart w:id="39" w:name="_Toc409712019"/>
      <w:r w:rsidRPr="0041011C">
        <w:rPr>
          <w:rFonts w:ascii="Arial" w:eastAsia="微软雅黑" w:hAnsi="微软雅黑" w:cs="Arial" w:hint="eastAsia"/>
          <w:b/>
          <w:sz w:val="24"/>
        </w:rPr>
        <w:t>词汇</w:t>
      </w:r>
      <w:bookmarkEnd w:id="36"/>
      <w:r w:rsidRPr="0041011C">
        <w:rPr>
          <w:rFonts w:ascii="Arial" w:eastAsia="微软雅黑" w:hAnsi="微软雅黑" w:cs="Arial" w:hint="eastAsia"/>
          <w:b/>
          <w:sz w:val="24"/>
        </w:rPr>
        <w:t>解释</w:t>
      </w:r>
      <w:bookmarkEnd w:id="37"/>
      <w:bookmarkEnd w:id="38"/>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7"/>
        <w:gridCol w:w="6275"/>
      </w:tblGrid>
      <w:tr w:rsidR="00E1775F" w:rsidRPr="00D77C3D" w:rsidTr="00DC34FB">
        <w:trPr>
          <w:jc w:val="center"/>
        </w:trPr>
        <w:tc>
          <w:tcPr>
            <w:tcW w:w="2247" w:type="dxa"/>
            <w:shd w:val="clear" w:color="auto" w:fill="C0C0C0"/>
          </w:tcPr>
          <w:p w:rsidR="00E1775F" w:rsidRPr="00D77C3D" w:rsidRDefault="00E1775F" w:rsidP="00682933">
            <w:pPr>
              <w:spacing w:line="360" w:lineRule="auto"/>
              <w:jc w:val="center"/>
              <w:rPr>
                <w:rFonts w:ascii="Arial" w:eastAsia="微软雅黑" w:hAnsi="Arial" w:cs="Arial"/>
                <w:b/>
                <w:szCs w:val="21"/>
              </w:rPr>
            </w:pPr>
            <w:r w:rsidRPr="00D77C3D">
              <w:rPr>
                <w:rFonts w:ascii="Arial" w:eastAsia="微软雅黑" w:hAnsi="微软雅黑" w:cs="Arial"/>
                <w:b/>
                <w:szCs w:val="21"/>
              </w:rPr>
              <w:t>词汇</w:t>
            </w:r>
          </w:p>
        </w:tc>
        <w:tc>
          <w:tcPr>
            <w:tcW w:w="6275" w:type="dxa"/>
            <w:shd w:val="clear" w:color="auto" w:fill="C0C0C0"/>
          </w:tcPr>
          <w:p w:rsidR="00E1775F" w:rsidRPr="00D77C3D" w:rsidRDefault="00E1775F" w:rsidP="00682933">
            <w:pPr>
              <w:spacing w:line="360" w:lineRule="auto"/>
              <w:jc w:val="center"/>
              <w:rPr>
                <w:rFonts w:ascii="Arial" w:eastAsia="微软雅黑" w:hAnsi="Arial" w:cs="Arial"/>
                <w:b/>
                <w:szCs w:val="21"/>
              </w:rPr>
            </w:pPr>
            <w:r w:rsidRPr="00D77C3D">
              <w:rPr>
                <w:rFonts w:ascii="Arial" w:eastAsia="微软雅黑" w:hAnsi="微软雅黑" w:cs="Arial"/>
                <w:b/>
                <w:szCs w:val="21"/>
              </w:rPr>
              <w:t>描述（术语与缩写的描述）</w:t>
            </w:r>
          </w:p>
        </w:tc>
      </w:tr>
      <w:tr w:rsidR="00E77E8B" w:rsidRPr="00D77C3D" w:rsidTr="00682933">
        <w:trPr>
          <w:trHeight w:val="56"/>
          <w:jc w:val="center"/>
        </w:trPr>
        <w:tc>
          <w:tcPr>
            <w:tcW w:w="2247" w:type="dxa"/>
            <w:vAlign w:val="center"/>
          </w:tcPr>
          <w:p w:rsidR="00E77E8B" w:rsidRPr="00463ADA" w:rsidRDefault="00D57712" w:rsidP="00BE31AA">
            <w:pPr>
              <w:widowControl/>
              <w:spacing w:line="360" w:lineRule="auto"/>
              <w:rPr>
                <w:rFonts w:ascii="Arial" w:eastAsia="微软雅黑" w:hAnsi="Arial" w:cs="Arial"/>
                <w:b/>
                <w:bCs/>
                <w:kern w:val="0"/>
                <w:szCs w:val="21"/>
              </w:rPr>
            </w:pPr>
            <w:r>
              <w:rPr>
                <w:rFonts w:ascii="Arial" w:eastAsia="微软雅黑" w:hAnsi="Arial" w:cs="Arial" w:hint="eastAsia"/>
                <w:b/>
                <w:bCs/>
                <w:kern w:val="0"/>
                <w:szCs w:val="21"/>
              </w:rPr>
              <w:t>境内直连付款</w:t>
            </w:r>
          </w:p>
        </w:tc>
        <w:tc>
          <w:tcPr>
            <w:tcW w:w="6275" w:type="dxa"/>
            <w:vAlign w:val="center"/>
          </w:tcPr>
          <w:p w:rsidR="00E77E8B" w:rsidRPr="00463ADA" w:rsidRDefault="00D57712" w:rsidP="00E77E8B">
            <w:pPr>
              <w:widowControl/>
              <w:spacing w:line="360" w:lineRule="auto"/>
              <w:rPr>
                <w:rFonts w:ascii="Arial" w:eastAsia="微软雅黑" w:hAnsi="Arial" w:cs="Arial"/>
                <w:kern w:val="0"/>
                <w:szCs w:val="21"/>
              </w:rPr>
            </w:pPr>
            <w:r>
              <w:rPr>
                <w:rFonts w:ascii="Arial" w:eastAsia="微软雅黑" w:hAnsi="Arial" w:cs="Arial" w:hint="eastAsia"/>
                <w:kern w:val="0"/>
                <w:szCs w:val="21"/>
              </w:rPr>
              <w:t>中国境内银行走直连付款通道的付款</w:t>
            </w:r>
          </w:p>
        </w:tc>
      </w:tr>
      <w:tr w:rsidR="00E77E8B" w:rsidRPr="00D77C3D" w:rsidTr="00682933">
        <w:trPr>
          <w:trHeight w:val="56"/>
          <w:jc w:val="center"/>
        </w:trPr>
        <w:tc>
          <w:tcPr>
            <w:tcW w:w="2247" w:type="dxa"/>
            <w:vAlign w:val="center"/>
          </w:tcPr>
          <w:p w:rsidR="00E77E8B" w:rsidRPr="00FD12C1" w:rsidRDefault="00E77E8B" w:rsidP="00BA7137">
            <w:pPr>
              <w:widowControl/>
              <w:spacing w:line="360" w:lineRule="auto"/>
              <w:rPr>
                <w:rFonts w:ascii="Arial" w:eastAsia="微软雅黑" w:hAnsi="Arial" w:cs="Arial"/>
                <w:kern w:val="0"/>
                <w:szCs w:val="21"/>
              </w:rPr>
            </w:pPr>
          </w:p>
        </w:tc>
        <w:tc>
          <w:tcPr>
            <w:tcW w:w="6275" w:type="dxa"/>
            <w:vAlign w:val="center"/>
          </w:tcPr>
          <w:p w:rsidR="00E77E8B" w:rsidRPr="00463ADA" w:rsidRDefault="00E77E8B" w:rsidP="00BA7137">
            <w:pPr>
              <w:widowControl/>
              <w:spacing w:line="360" w:lineRule="auto"/>
              <w:rPr>
                <w:rFonts w:ascii="Arial" w:eastAsia="微软雅黑" w:hAnsi="Arial" w:cs="Arial"/>
                <w:kern w:val="0"/>
                <w:szCs w:val="21"/>
              </w:rPr>
            </w:pPr>
          </w:p>
        </w:tc>
      </w:tr>
      <w:tr w:rsidR="00E77E8B" w:rsidRPr="00D77C3D" w:rsidTr="00682933">
        <w:trPr>
          <w:trHeight w:val="56"/>
          <w:jc w:val="center"/>
        </w:trPr>
        <w:tc>
          <w:tcPr>
            <w:tcW w:w="2247" w:type="dxa"/>
            <w:vAlign w:val="center"/>
          </w:tcPr>
          <w:p w:rsidR="00E77E8B" w:rsidRPr="00463ADA" w:rsidRDefault="00E77E8B" w:rsidP="00682933">
            <w:pPr>
              <w:widowControl/>
              <w:spacing w:line="360" w:lineRule="auto"/>
              <w:rPr>
                <w:rFonts w:ascii="Arial" w:eastAsia="微软雅黑" w:hAnsi="Arial" w:cs="Arial"/>
                <w:kern w:val="0"/>
                <w:szCs w:val="21"/>
              </w:rPr>
            </w:pPr>
          </w:p>
        </w:tc>
        <w:tc>
          <w:tcPr>
            <w:tcW w:w="6275" w:type="dxa"/>
            <w:vAlign w:val="center"/>
          </w:tcPr>
          <w:p w:rsidR="00E77E8B" w:rsidRPr="00463ADA" w:rsidRDefault="00E77E8B" w:rsidP="00682933">
            <w:pPr>
              <w:widowControl/>
              <w:spacing w:line="360" w:lineRule="auto"/>
              <w:rPr>
                <w:rFonts w:ascii="Arial" w:eastAsia="微软雅黑" w:hAnsi="Arial" w:cs="Arial"/>
                <w:kern w:val="0"/>
                <w:szCs w:val="21"/>
              </w:rPr>
            </w:pPr>
          </w:p>
        </w:tc>
      </w:tr>
    </w:tbl>
    <w:p w:rsidR="00E1775F" w:rsidRPr="005074F4" w:rsidRDefault="00E1775F" w:rsidP="00467B48">
      <w:pPr>
        <w:spacing w:line="360" w:lineRule="auto"/>
      </w:pPr>
    </w:p>
    <w:p w:rsidR="007F5D55" w:rsidRDefault="007F5D55" w:rsidP="00467B48">
      <w:pPr>
        <w:pStyle w:val="a9"/>
        <w:numPr>
          <w:ilvl w:val="1"/>
          <w:numId w:val="1"/>
        </w:numPr>
        <w:tabs>
          <w:tab w:val="num" w:pos="425"/>
        </w:tabs>
        <w:spacing w:line="360" w:lineRule="auto"/>
        <w:ind w:firstLineChars="0"/>
        <w:jc w:val="left"/>
        <w:outlineLvl w:val="1"/>
        <w:rPr>
          <w:rFonts w:ascii="Arial" w:eastAsia="微软雅黑" w:hAnsi="微软雅黑" w:cs="Arial"/>
          <w:b/>
          <w:sz w:val="24"/>
        </w:rPr>
      </w:pPr>
      <w:bookmarkStart w:id="40" w:name="_Toc337729290"/>
      <w:bookmarkStart w:id="41" w:name="_Toc347403451"/>
      <w:bookmarkStart w:id="42" w:name="_Toc349641241"/>
      <w:bookmarkStart w:id="43" w:name="_Toc409712020"/>
      <w:r w:rsidRPr="0041011C">
        <w:rPr>
          <w:rFonts w:ascii="Arial" w:eastAsia="微软雅黑" w:hAnsi="微软雅黑" w:cs="Arial" w:hint="eastAsia"/>
          <w:b/>
          <w:sz w:val="24"/>
        </w:rPr>
        <w:t>参考文档</w:t>
      </w:r>
      <w:bookmarkEnd w:id="40"/>
      <w:bookmarkEnd w:id="41"/>
      <w:bookmarkEnd w:id="42"/>
      <w:bookmarkEnd w:id="43"/>
    </w:p>
    <w:p w:rsidR="00DB776A" w:rsidRPr="00DB776A" w:rsidRDefault="003F296F" w:rsidP="00DB776A">
      <w:pPr>
        <w:pStyle w:val="a9"/>
        <w:spacing w:line="360" w:lineRule="auto"/>
        <w:ind w:left="840" w:firstLineChars="0" w:firstLine="0"/>
        <w:rPr>
          <w:rFonts w:ascii="微软雅黑" w:eastAsia="微软雅黑" w:hAnsi="微软雅黑" w:cs="Arial"/>
          <w:szCs w:val="21"/>
        </w:rPr>
      </w:pPr>
      <w:r>
        <w:rPr>
          <w:rFonts w:ascii="微软雅黑" w:eastAsia="微软雅黑" w:hAnsi="微软雅黑" w:cs="Arial"/>
          <w:szCs w:val="21"/>
        </w:rPr>
        <w:object w:dxaOrig="1551" w:dyaOrig="1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2.5pt" o:ole="">
            <v:imagedata r:id="rId8" o:title=""/>
          </v:shape>
          <o:OLEObject Type="Embed" ProgID="Excel.Sheet.12" ShapeID="_x0000_i1025" DrawAspect="Icon" ObjectID="_1565174678" r:id="rId9"/>
        </w:object>
      </w:r>
      <w:r w:rsidR="004A4D94">
        <w:rPr>
          <w:rFonts w:ascii="微软雅黑" w:eastAsia="微软雅黑" w:hAnsi="微软雅黑" w:cs="Arial"/>
          <w:szCs w:val="21"/>
        </w:rPr>
        <w:object w:dxaOrig="1551" w:dyaOrig="1051">
          <v:shape id="_x0000_i1026" type="#_x0000_t75" style="width:77.25pt;height:52.5pt" o:ole="">
            <v:imagedata r:id="rId10" o:title=""/>
          </v:shape>
          <o:OLEObject Type="Embed" ProgID="Package" ShapeID="_x0000_i1026" DrawAspect="Icon" ObjectID="_1565174679" r:id="rId11"/>
        </w:object>
      </w:r>
    </w:p>
    <w:p w:rsidR="007F5D55" w:rsidRPr="009505E6" w:rsidRDefault="007F5D55" w:rsidP="00467B48">
      <w:pPr>
        <w:pStyle w:val="a9"/>
        <w:numPr>
          <w:ilvl w:val="0"/>
          <w:numId w:val="1"/>
        </w:numPr>
        <w:tabs>
          <w:tab w:val="num" w:pos="425"/>
        </w:tabs>
        <w:spacing w:line="360" w:lineRule="auto"/>
        <w:ind w:left="566" w:hangingChars="202" w:hanging="566"/>
        <w:jc w:val="left"/>
        <w:outlineLvl w:val="0"/>
        <w:rPr>
          <w:rFonts w:ascii="微软雅黑" w:eastAsia="微软雅黑" w:hAnsi="微软雅黑" w:cs="Arial"/>
          <w:b/>
          <w:sz w:val="28"/>
          <w:szCs w:val="28"/>
        </w:rPr>
      </w:pPr>
      <w:bookmarkStart w:id="44" w:name="_Toc337729292"/>
      <w:bookmarkStart w:id="45" w:name="_Toc347403456"/>
      <w:bookmarkStart w:id="46" w:name="_Toc349641246"/>
      <w:bookmarkStart w:id="47" w:name="_Toc409712021"/>
      <w:r w:rsidRPr="00310F57">
        <w:rPr>
          <w:rFonts w:ascii="微软雅黑" w:eastAsia="微软雅黑" w:hAnsi="微软雅黑" w:cs="Arial" w:hint="eastAsia"/>
          <w:b/>
          <w:sz w:val="28"/>
          <w:szCs w:val="28"/>
        </w:rPr>
        <w:lastRenderedPageBreak/>
        <w:t>功能/需求</w:t>
      </w:r>
      <w:bookmarkEnd w:id="44"/>
      <w:r>
        <w:rPr>
          <w:rFonts w:ascii="微软雅黑" w:eastAsia="微软雅黑" w:hAnsi="微软雅黑" w:cs="Arial" w:hint="eastAsia"/>
          <w:b/>
          <w:sz w:val="28"/>
          <w:szCs w:val="28"/>
        </w:rPr>
        <w:t>概述</w:t>
      </w:r>
      <w:bookmarkEnd w:id="45"/>
      <w:bookmarkEnd w:id="46"/>
      <w:bookmarkEnd w:id="47"/>
    </w:p>
    <w:p w:rsidR="00707BDE" w:rsidRDefault="00F66AEF" w:rsidP="00EE0FA4">
      <w:pPr>
        <w:pStyle w:val="2"/>
        <w:numPr>
          <w:ilvl w:val="0"/>
          <w:numId w:val="3"/>
        </w:numPr>
      </w:pPr>
      <w:r>
        <w:rPr>
          <w:rFonts w:hint="eastAsia"/>
        </w:rPr>
        <w:t>业务现状</w:t>
      </w:r>
    </w:p>
    <w:p w:rsidR="00463789" w:rsidRPr="00683C46" w:rsidRDefault="00F66AEF" w:rsidP="00283912">
      <w:r>
        <w:rPr>
          <w:rFonts w:hint="eastAsia"/>
        </w:rPr>
        <w:t>目前银企直连付款</w:t>
      </w:r>
      <w:r w:rsidR="00FB6499">
        <w:rPr>
          <w:rFonts w:hint="eastAsia"/>
        </w:rPr>
        <w:t>公司</w:t>
      </w:r>
      <w:r>
        <w:rPr>
          <w:rFonts w:hint="eastAsia"/>
        </w:rPr>
        <w:t>已接入工行，汇丰，美银</w:t>
      </w:r>
      <w:r w:rsidR="006A15EB">
        <w:rPr>
          <w:rFonts w:hint="eastAsia"/>
        </w:rPr>
        <w:t>。</w:t>
      </w:r>
      <w:r w:rsidR="00F87582">
        <w:rPr>
          <w:rFonts w:hint="eastAsia"/>
        </w:rPr>
        <w:t>国</w:t>
      </w:r>
      <w:r w:rsidR="00B4000D">
        <w:rPr>
          <w:rFonts w:hint="eastAsia"/>
        </w:rPr>
        <w:t>内</w:t>
      </w:r>
      <w:r w:rsidR="00F87582">
        <w:rPr>
          <w:rFonts w:hint="eastAsia"/>
        </w:rPr>
        <w:t>人民币</w:t>
      </w:r>
      <w:r w:rsidR="004F3941">
        <w:rPr>
          <w:rFonts w:hint="eastAsia"/>
        </w:rPr>
        <w:t>账户</w:t>
      </w:r>
      <w:r w:rsidR="00B4000D">
        <w:rPr>
          <w:rFonts w:hint="eastAsia"/>
        </w:rPr>
        <w:t>直连付款目前财务付款的逻辑是都走工行</w:t>
      </w:r>
      <w:r w:rsidR="00066C04">
        <w:rPr>
          <w:rFonts w:hint="eastAsia"/>
        </w:rPr>
        <w:t>基本户</w:t>
      </w:r>
      <w:r w:rsidR="00B4000D">
        <w:rPr>
          <w:rFonts w:hint="eastAsia"/>
        </w:rPr>
        <w:t>直连付款，随着目前</w:t>
      </w:r>
      <w:r w:rsidR="00271B15">
        <w:rPr>
          <w:rFonts w:hint="eastAsia"/>
        </w:rPr>
        <w:t>公司</w:t>
      </w:r>
      <w:r w:rsidR="00B4000D">
        <w:rPr>
          <w:rFonts w:hint="eastAsia"/>
        </w:rPr>
        <w:t>财务</w:t>
      </w:r>
      <w:r w:rsidR="00443A03">
        <w:rPr>
          <w:rFonts w:hint="eastAsia"/>
        </w:rPr>
        <w:t>资金</w:t>
      </w:r>
      <w:r w:rsidR="00450C07">
        <w:rPr>
          <w:rFonts w:hint="eastAsia"/>
        </w:rPr>
        <w:t>结算付建行单量越来越多，</w:t>
      </w:r>
      <w:r w:rsidR="00D60D62">
        <w:rPr>
          <w:rFonts w:hint="eastAsia"/>
        </w:rPr>
        <w:t>现需建立与</w:t>
      </w:r>
      <w:r w:rsidR="004B6E19">
        <w:rPr>
          <w:rFonts w:hint="eastAsia"/>
        </w:rPr>
        <w:t>建行银企直连付款通道</w:t>
      </w:r>
      <w:r w:rsidR="00035B97">
        <w:t>。</w:t>
      </w:r>
    </w:p>
    <w:p w:rsidR="00805E42" w:rsidRPr="007923B9" w:rsidRDefault="00463789" w:rsidP="00EE0FA4">
      <w:pPr>
        <w:pStyle w:val="2"/>
        <w:numPr>
          <w:ilvl w:val="0"/>
          <w:numId w:val="3"/>
        </w:numPr>
      </w:pPr>
      <w:r w:rsidRPr="007923B9">
        <w:rPr>
          <w:rStyle w:val="20"/>
          <w:rFonts w:hint="eastAsia"/>
          <w:b/>
          <w:bCs/>
        </w:rPr>
        <w:t>功能</w:t>
      </w:r>
      <w:r w:rsidRPr="007923B9">
        <w:rPr>
          <w:rStyle w:val="20"/>
          <w:b/>
          <w:bCs/>
        </w:rPr>
        <w:t>需求</w:t>
      </w:r>
    </w:p>
    <w:p w:rsidR="00463789" w:rsidRDefault="00404B69" w:rsidP="00283912">
      <w:r>
        <w:rPr>
          <w:rFonts w:hint="eastAsia"/>
        </w:rPr>
        <w:t>鉴于</w:t>
      </w:r>
      <w:r w:rsidR="000110C8">
        <w:rPr>
          <w:rFonts w:hint="eastAsia"/>
        </w:rPr>
        <w:t>国内银企直连</w:t>
      </w:r>
      <w:r>
        <w:rPr>
          <w:rFonts w:hint="eastAsia"/>
        </w:rPr>
        <w:t>后续既有工行直连，又有建行直连，</w:t>
      </w:r>
      <w:r w:rsidR="00463789">
        <w:rPr>
          <w:rFonts w:hint="eastAsia"/>
        </w:rPr>
        <w:t>目前</w:t>
      </w:r>
      <w:r w:rsidR="007127CE">
        <w:rPr>
          <w:rFonts w:hint="eastAsia"/>
        </w:rPr>
        <w:t>财务</w:t>
      </w:r>
      <w:r w:rsidR="00925E30">
        <w:rPr>
          <w:rFonts w:hint="eastAsia"/>
        </w:rPr>
        <w:t>要求</w:t>
      </w:r>
      <w:r w:rsidR="00463789">
        <w:rPr>
          <w:rFonts w:hint="eastAsia"/>
        </w:rPr>
        <w:t>直连付款的逻辑</w:t>
      </w:r>
      <w:r w:rsidR="006C3553">
        <w:rPr>
          <w:rFonts w:hint="eastAsia"/>
        </w:rPr>
        <w:t>“</w:t>
      </w:r>
      <w:r w:rsidR="00463789" w:rsidRPr="006C3553">
        <w:rPr>
          <w:rFonts w:hint="eastAsia"/>
          <w:b/>
        </w:rPr>
        <w:t>按照</w:t>
      </w:r>
      <w:r w:rsidR="00EC286D" w:rsidRPr="006C3553">
        <w:rPr>
          <w:rFonts w:hint="eastAsia"/>
          <w:b/>
        </w:rPr>
        <w:t>对方</w:t>
      </w:r>
      <w:r w:rsidR="00463789" w:rsidRPr="006C3553">
        <w:rPr>
          <w:rFonts w:hint="eastAsia"/>
          <w:b/>
        </w:rPr>
        <w:t>收款信息为建行</w:t>
      </w:r>
      <w:r w:rsidR="00D75E61">
        <w:rPr>
          <w:rFonts w:hint="eastAsia"/>
          <w:b/>
        </w:rPr>
        <w:t>人民币账户</w:t>
      </w:r>
      <w:r w:rsidR="00463789" w:rsidRPr="006C3553">
        <w:rPr>
          <w:rFonts w:hint="eastAsia"/>
          <w:b/>
        </w:rPr>
        <w:t>的，</w:t>
      </w:r>
      <w:r w:rsidR="005D19B2" w:rsidRPr="006C3553">
        <w:rPr>
          <w:rFonts w:hint="eastAsia"/>
          <w:b/>
        </w:rPr>
        <w:t>则</w:t>
      </w:r>
      <w:r w:rsidR="006E20E2">
        <w:rPr>
          <w:rFonts w:hint="eastAsia"/>
          <w:b/>
        </w:rPr>
        <w:t>走</w:t>
      </w:r>
      <w:r w:rsidR="00463789" w:rsidRPr="006C3553">
        <w:rPr>
          <w:rFonts w:hint="eastAsia"/>
          <w:b/>
        </w:rPr>
        <w:t>建行直连支付，其余</w:t>
      </w:r>
      <w:r w:rsidR="007F35F7">
        <w:rPr>
          <w:rFonts w:hint="eastAsia"/>
          <w:b/>
        </w:rPr>
        <w:t>国内</w:t>
      </w:r>
      <w:r w:rsidR="00463789" w:rsidRPr="006C3553">
        <w:rPr>
          <w:rFonts w:hint="eastAsia"/>
          <w:b/>
        </w:rPr>
        <w:t>全部还是由工行直连支付</w:t>
      </w:r>
      <w:r w:rsidR="006C3553">
        <w:rPr>
          <w:rFonts w:hint="eastAsia"/>
        </w:rPr>
        <w:t>”</w:t>
      </w:r>
      <w:r w:rsidR="00AF4A2B">
        <w:rPr>
          <w:rFonts w:hint="eastAsia"/>
        </w:rPr>
        <w:t>；直连付款</w:t>
      </w:r>
      <w:r w:rsidR="00463789">
        <w:rPr>
          <w:rFonts w:hint="eastAsia"/>
        </w:rPr>
        <w:t>提供</w:t>
      </w:r>
      <w:r w:rsidR="00463789">
        <w:rPr>
          <w:rFonts w:hint="eastAsia"/>
        </w:rPr>
        <w:t>BU</w:t>
      </w:r>
      <w:r w:rsidR="00463789">
        <w:rPr>
          <w:rFonts w:hint="eastAsia"/>
        </w:rPr>
        <w:t>调用接口沿用原来工行和汇丰的接口不变</w:t>
      </w:r>
      <w:r w:rsidR="00944D75">
        <w:rPr>
          <w:rFonts w:hint="eastAsia"/>
        </w:rPr>
        <w:t>(</w:t>
      </w:r>
      <w:r w:rsidR="00944D75">
        <w:rPr>
          <w:rFonts w:hint="eastAsia"/>
        </w:rPr>
        <w:t>接口文件参考</w:t>
      </w:r>
      <w:r w:rsidR="003F296F">
        <w:rPr>
          <w:rFonts w:hint="eastAsia"/>
        </w:rPr>
        <w:t>付款接口</w:t>
      </w:r>
      <w:r w:rsidR="003F296F">
        <w:rPr>
          <w:rFonts w:hint="eastAsia"/>
        </w:rPr>
        <w:t>V1.2</w:t>
      </w:r>
      <w:r w:rsidR="003F296F">
        <w:rPr>
          <w:rFonts w:hint="eastAsia"/>
        </w:rPr>
        <w:t>中</w:t>
      </w:r>
      <w:r w:rsidR="00530048">
        <w:rPr>
          <w:rFonts w:hint="eastAsia"/>
        </w:rPr>
        <w:t>“</w:t>
      </w:r>
      <w:r w:rsidR="00530048" w:rsidRPr="00530048">
        <w:rPr>
          <w:rFonts w:hint="eastAsia"/>
        </w:rPr>
        <w:t>工行、汇丰提交付款申请单接口</w:t>
      </w:r>
      <w:r w:rsidR="00530048" w:rsidRPr="00530048">
        <w:rPr>
          <w:rFonts w:hint="eastAsia"/>
        </w:rPr>
        <w:t>(SOA2.0)</w:t>
      </w:r>
      <w:r w:rsidR="00530048">
        <w:rPr>
          <w:rFonts w:hint="eastAsia"/>
        </w:rPr>
        <w:t>“</w:t>
      </w:r>
      <w:r w:rsidR="00944D75">
        <w:rPr>
          <w:rFonts w:hint="eastAsia"/>
        </w:rPr>
        <w:t>)</w:t>
      </w:r>
      <w:r w:rsidR="00463789">
        <w:rPr>
          <w:rFonts w:hint="eastAsia"/>
        </w:rPr>
        <w:t>。</w:t>
      </w:r>
    </w:p>
    <w:p w:rsidR="00EB500C" w:rsidRPr="00243DEA" w:rsidRDefault="00EB500C" w:rsidP="00283912">
      <w:pPr>
        <w:rPr>
          <w:color w:val="FF0000"/>
        </w:rPr>
      </w:pPr>
    </w:p>
    <w:p w:rsidR="00463789" w:rsidRDefault="00AD0DFE" w:rsidP="00EE0FA4">
      <w:pPr>
        <w:pStyle w:val="3"/>
        <w:numPr>
          <w:ilvl w:val="0"/>
          <w:numId w:val="4"/>
        </w:numPr>
      </w:pPr>
      <w:r>
        <w:rPr>
          <w:rFonts w:hint="eastAsia"/>
        </w:rPr>
        <w:t>建行直连付款通道</w:t>
      </w:r>
    </w:p>
    <w:p w:rsidR="00DD48E6" w:rsidRDefault="00682A21" w:rsidP="00EE0FA4">
      <w:pPr>
        <w:pStyle w:val="a9"/>
        <w:numPr>
          <w:ilvl w:val="0"/>
          <w:numId w:val="5"/>
        </w:numPr>
        <w:ind w:firstLineChars="0"/>
      </w:pPr>
      <w:r>
        <w:rPr>
          <w:rFonts w:hint="eastAsia"/>
        </w:rPr>
        <w:t>建立建行直连付款通道</w:t>
      </w:r>
      <w:r w:rsidR="00273B50">
        <w:rPr>
          <w:rFonts w:hint="eastAsia"/>
        </w:rPr>
        <w:t>（</w:t>
      </w:r>
      <w:r w:rsidR="005273E6">
        <w:t>6W8010</w:t>
      </w:r>
      <w:r w:rsidR="005273E6">
        <w:t>）行内单笔转账</w:t>
      </w:r>
      <w:r w:rsidR="006178AC">
        <w:rPr>
          <w:rFonts w:hint="eastAsia"/>
        </w:rPr>
        <w:t>，获取付款账户</w:t>
      </w:r>
      <w:r w:rsidR="003E7A4A">
        <w:rPr>
          <w:rFonts w:hint="eastAsia"/>
        </w:rPr>
        <w:t>为</w:t>
      </w:r>
      <w:r w:rsidR="006178AC">
        <w:rPr>
          <w:rFonts w:hint="eastAsia"/>
        </w:rPr>
        <w:t>建行并且</w:t>
      </w:r>
      <w:r w:rsidR="00E21BDD">
        <w:rPr>
          <w:rFonts w:hint="eastAsia"/>
        </w:rPr>
        <w:t>收款方信息是建行的人民币付款</w:t>
      </w:r>
      <w:r w:rsidR="00645A17">
        <w:rPr>
          <w:rFonts w:hint="eastAsia"/>
        </w:rPr>
        <w:t>通过</w:t>
      </w:r>
      <w:r>
        <w:rPr>
          <w:rFonts w:hint="eastAsia"/>
        </w:rPr>
        <w:t>RTP</w:t>
      </w:r>
      <w:r w:rsidR="005437BF">
        <w:rPr>
          <w:rFonts w:hint="eastAsia"/>
        </w:rPr>
        <w:t>直连</w:t>
      </w:r>
      <w:r>
        <w:rPr>
          <w:rFonts w:hint="eastAsia"/>
        </w:rPr>
        <w:t>付款</w:t>
      </w:r>
      <w:r w:rsidR="00F14025">
        <w:rPr>
          <w:rFonts w:hint="eastAsia"/>
        </w:rPr>
        <w:t>（</w:t>
      </w:r>
      <w:r w:rsidR="00F14025">
        <w:rPr>
          <w:rFonts w:hint="eastAsia"/>
        </w:rPr>
        <w:t>R</w:t>
      </w:r>
      <w:r w:rsidR="00F14025">
        <w:t>TP</w:t>
      </w:r>
      <w:r w:rsidR="00F14025">
        <w:t>是拉还</w:t>
      </w:r>
      <w:r w:rsidR="00F14025">
        <w:rPr>
          <w:rFonts w:hint="eastAsia"/>
        </w:rPr>
        <w:t>是</w:t>
      </w:r>
      <w:r w:rsidR="00F14025">
        <w:t>推</w:t>
      </w:r>
      <w:r w:rsidR="00F14025">
        <w:rPr>
          <w:rFonts w:hint="eastAsia"/>
        </w:rPr>
        <w:t>需开发</w:t>
      </w:r>
      <w:r w:rsidR="00F14025">
        <w:t>商讨确定）</w:t>
      </w:r>
      <w:r w:rsidR="00D27B95">
        <w:rPr>
          <w:rFonts w:hint="eastAsia"/>
        </w:rPr>
        <w:t>。</w:t>
      </w:r>
      <w:r w:rsidR="00231FAC">
        <w:rPr>
          <w:rFonts w:hint="eastAsia"/>
        </w:rPr>
        <w:t>该通道</w:t>
      </w:r>
      <w:r w:rsidR="005F7A4F">
        <w:rPr>
          <w:rFonts w:hint="eastAsia"/>
        </w:rPr>
        <w:t>仅</w:t>
      </w:r>
      <w:r w:rsidR="00231FAC">
        <w:t>支持建行</w:t>
      </w:r>
      <w:r w:rsidR="00231FAC">
        <w:rPr>
          <w:rFonts w:hint="eastAsia"/>
        </w:rPr>
        <w:t>同行</w:t>
      </w:r>
      <w:r w:rsidR="00231FAC">
        <w:t>付款</w:t>
      </w:r>
      <w:r w:rsidR="00231FAC">
        <w:rPr>
          <w:rFonts w:hint="eastAsia"/>
        </w:rPr>
        <w:t>请求</w:t>
      </w:r>
      <w:r w:rsidR="00231FAC">
        <w:t>。</w:t>
      </w:r>
    </w:p>
    <w:p w:rsidR="00CA18A9" w:rsidRDefault="00CA18A9" w:rsidP="00EE0FA4">
      <w:pPr>
        <w:pStyle w:val="a9"/>
        <w:numPr>
          <w:ilvl w:val="0"/>
          <w:numId w:val="6"/>
        </w:numPr>
        <w:ind w:firstLineChars="0"/>
      </w:pPr>
      <w:r w:rsidRPr="007260E6">
        <w:rPr>
          <w:rFonts w:hint="eastAsia"/>
          <w:b/>
        </w:rPr>
        <w:t>RTP</w:t>
      </w:r>
      <w:r w:rsidRPr="007260E6">
        <w:rPr>
          <w:rFonts w:hint="eastAsia"/>
          <w:b/>
        </w:rPr>
        <w:t>调用建行直连付款接口</w:t>
      </w:r>
      <w:r>
        <w:rPr>
          <w:rFonts w:hint="eastAsia"/>
        </w:rPr>
        <w:t>（</w:t>
      </w:r>
      <w:r>
        <w:rPr>
          <w:rFonts w:hint="eastAsia"/>
        </w:rPr>
        <w:t>6W8010</w:t>
      </w:r>
      <w:r>
        <w:rPr>
          <w:rFonts w:hint="eastAsia"/>
        </w:rPr>
        <w:t>）</w:t>
      </w:r>
      <w:r w:rsidR="002B0999">
        <w:rPr>
          <w:rFonts w:hint="eastAsia"/>
        </w:rPr>
        <w:t>参数</w:t>
      </w:r>
      <w:r w:rsidR="00CC571F">
        <w:rPr>
          <w:rFonts w:hint="eastAsia"/>
        </w:rPr>
        <w:t>解</w:t>
      </w:r>
      <w:r w:rsidR="002B0999">
        <w:rPr>
          <w:rFonts w:hint="eastAsia"/>
        </w:rPr>
        <w:t>析</w:t>
      </w:r>
      <w:r w:rsidR="00BD797F">
        <w:rPr>
          <w:rFonts w:hint="eastAsia"/>
        </w:rPr>
        <w:t xml:space="preserve"> </w:t>
      </w:r>
    </w:p>
    <w:tbl>
      <w:tblPr>
        <w:tblStyle w:val="ac"/>
        <w:tblW w:w="10456" w:type="dxa"/>
        <w:tblLook w:val="04A0" w:firstRow="1" w:lastRow="0" w:firstColumn="1" w:lastColumn="0" w:noHBand="0" w:noVBand="1"/>
      </w:tblPr>
      <w:tblGrid>
        <w:gridCol w:w="2518"/>
        <w:gridCol w:w="2693"/>
        <w:gridCol w:w="5245"/>
      </w:tblGrid>
      <w:tr w:rsidR="007578E3" w:rsidTr="00EC2192">
        <w:tc>
          <w:tcPr>
            <w:tcW w:w="5211" w:type="dxa"/>
            <w:gridSpan w:val="2"/>
          </w:tcPr>
          <w:p w:rsidR="007578E3" w:rsidRPr="007578E3" w:rsidRDefault="007578E3" w:rsidP="00645A17">
            <w:pPr>
              <w:rPr>
                <w:b/>
              </w:rPr>
            </w:pPr>
            <w:r w:rsidRPr="007578E3">
              <w:rPr>
                <w:rFonts w:hint="eastAsia"/>
                <w:b/>
              </w:rPr>
              <w:t>建行接口字段</w:t>
            </w:r>
          </w:p>
        </w:tc>
        <w:tc>
          <w:tcPr>
            <w:tcW w:w="5245" w:type="dxa"/>
          </w:tcPr>
          <w:p w:rsidR="007578E3" w:rsidRPr="007578E3" w:rsidRDefault="007578E3" w:rsidP="00645A17">
            <w:pPr>
              <w:rPr>
                <w:b/>
              </w:rPr>
            </w:pPr>
            <w:r w:rsidRPr="007578E3">
              <w:rPr>
                <w:rFonts w:hint="eastAsia"/>
                <w:b/>
              </w:rPr>
              <w:t>我方传参数来源说明</w:t>
            </w:r>
          </w:p>
        </w:tc>
      </w:tr>
      <w:tr w:rsidR="00775697" w:rsidTr="00EC2192">
        <w:tc>
          <w:tcPr>
            <w:tcW w:w="2518" w:type="dxa"/>
          </w:tcPr>
          <w:p w:rsidR="00775697" w:rsidRPr="00020E6D" w:rsidRDefault="00775697" w:rsidP="00775697">
            <w:r w:rsidRPr="00020E6D">
              <w:rPr>
                <w:rFonts w:hint="eastAsia"/>
              </w:rPr>
              <w:t>REQUEST_SN</w:t>
            </w:r>
          </w:p>
        </w:tc>
        <w:tc>
          <w:tcPr>
            <w:tcW w:w="2693" w:type="dxa"/>
          </w:tcPr>
          <w:p w:rsidR="00775697" w:rsidRPr="00020E6D" w:rsidRDefault="00775697" w:rsidP="00775697">
            <w:r w:rsidRPr="00020E6D">
              <w:rPr>
                <w:rFonts w:hint="eastAsia"/>
              </w:rPr>
              <w:t>请求序列号</w:t>
            </w:r>
          </w:p>
        </w:tc>
        <w:tc>
          <w:tcPr>
            <w:tcW w:w="5245" w:type="dxa"/>
          </w:tcPr>
          <w:p w:rsidR="00775697" w:rsidRPr="00020E6D" w:rsidRDefault="001301B3" w:rsidP="00775697">
            <w:r>
              <w:rPr>
                <w:rFonts w:hint="eastAsia"/>
              </w:rPr>
              <w:t>必传</w:t>
            </w:r>
            <w:r w:rsidR="0083793D">
              <w:rPr>
                <w:rFonts w:hint="eastAsia"/>
              </w:rPr>
              <w:t>,</w:t>
            </w:r>
            <w:r w:rsidR="0083793D">
              <w:rPr>
                <w:rFonts w:hint="eastAsia"/>
              </w:rPr>
              <w:t>只可使用数字</w:t>
            </w:r>
          </w:p>
        </w:tc>
      </w:tr>
      <w:tr w:rsidR="00775697" w:rsidTr="00EC2192">
        <w:tc>
          <w:tcPr>
            <w:tcW w:w="2518" w:type="dxa"/>
          </w:tcPr>
          <w:p w:rsidR="00775697" w:rsidRPr="00020E6D" w:rsidRDefault="00775697" w:rsidP="00775697">
            <w:r w:rsidRPr="00020E6D">
              <w:rPr>
                <w:rFonts w:hint="eastAsia"/>
              </w:rPr>
              <w:t>CUST_ID</w:t>
            </w:r>
          </w:p>
        </w:tc>
        <w:tc>
          <w:tcPr>
            <w:tcW w:w="2693" w:type="dxa"/>
          </w:tcPr>
          <w:p w:rsidR="00775697" w:rsidRPr="00020E6D" w:rsidRDefault="00775697" w:rsidP="00775697">
            <w:r w:rsidRPr="00020E6D">
              <w:rPr>
                <w:rFonts w:hint="eastAsia"/>
              </w:rPr>
              <w:t>客户号</w:t>
            </w:r>
          </w:p>
        </w:tc>
        <w:tc>
          <w:tcPr>
            <w:tcW w:w="5245" w:type="dxa"/>
          </w:tcPr>
          <w:p w:rsidR="00775697" w:rsidRPr="00020E6D" w:rsidRDefault="0068110B" w:rsidP="00775697">
            <w:r>
              <w:rPr>
                <w:rFonts w:hint="eastAsia"/>
              </w:rPr>
              <w:t>必传</w:t>
            </w:r>
            <w:r w:rsidR="00A74BFF">
              <w:rPr>
                <w:rFonts w:hint="eastAsia"/>
              </w:rPr>
              <w:t>,</w:t>
            </w:r>
            <w:r w:rsidR="00A74BFF">
              <w:rPr>
                <w:rFonts w:hint="eastAsia"/>
              </w:rPr>
              <w:t>财务提供固定的一套</w:t>
            </w:r>
            <w:r w:rsidR="0040067B">
              <w:rPr>
                <w:rFonts w:hint="eastAsia"/>
              </w:rPr>
              <w:t>(</w:t>
            </w:r>
            <w:r w:rsidR="006C7CAE">
              <w:rPr>
                <w:rFonts w:hint="eastAsia"/>
              </w:rPr>
              <w:t>可以直接</w:t>
            </w:r>
            <w:r w:rsidR="006C7CAE">
              <w:t>用前期已经直连查交易明细里面的客户号信息</w:t>
            </w:r>
            <w:r w:rsidR="0040067B">
              <w:rPr>
                <w:rFonts w:hint="eastAsia"/>
              </w:rPr>
              <w:t>)</w:t>
            </w:r>
          </w:p>
        </w:tc>
      </w:tr>
      <w:tr w:rsidR="00775697" w:rsidTr="00EC2192">
        <w:tc>
          <w:tcPr>
            <w:tcW w:w="2518" w:type="dxa"/>
          </w:tcPr>
          <w:p w:rsidR="00775697" w:rsidRPr="00020E6D" w:rsidRDefault="00775697" w:rsidP="00775697">
            <w:r w:rsidRPr="00020E6D">
              <w:rPr>
                <w:rFonts w:hint="eastAsia"/>
              </w:rPr>
              <w:t>USER_ID</w:t>
            </w:r>
          </w:p>
        </w:tc>
        <w:tc>
          <w:tcPr>
            <w:tcW w:w="2693" w:type="dxa"/>
          </w:tcPr>
          <w:p w:rsidR="00775697" w:rsidRPr="00020E6D" w:rsidRDefault="00775697" w:rsidP="00775697">
            <w:r w:rsidRPr="00020E6D">
              <w:rPr>
                <w:rFonts w:hint="eastAsia"/>
              </w:rPr>
              <w:t>操作员号</w:t>
            </w:r>
          </w:p>
        </w:tc>
        <w:tc>
          <w:tcPr>
            <w:tcW w:w="5245" w:type="dxa"/>
          </w:tcPr>
          <w:p w:rsidR="00775697" w:rsidRPr="00020E6D" w:rsidRDefault="0068110B" w:rsidP="00775697">
            <w:r>
              <w:rPr>
                <w:rFonts w:hint="eastAsia"/>
              </w:rPr>
              <w:t>必传</w:t>
            </w:r>
          </w:p>
        </w:tc>
      </w:tr>
      <w:tr w:rsidR="00775697" w:rsidTr="00EC2192">
        <w:tc>
          <w:tcPr>
            <w:tcW w:w="2518" w:type="dxa"/>
          </w:tcPr>
          <w:p w:rsidR="00775697" w:rsidRPr="00020E6D" w:rsidRDefault="00775697" w:rsidP="00775697">
            <w:r w:rsidRPr="00020E6D">
              <w:rPr>
                <w:rFonts w:hint="eastAsia"/>
              </w:rPr>
              <w:t>PASSWORD</w:t>
            </w:r>
          </w:p>
        </w:tc>
        <w:tc>
          <w:tcPr>
            <w:tcW w:w="2693" w:type="dxa"/>
          </w:tcPr>
          <w:p w:rsidR="00775697" w:rsidRPr="00020E6D" w:rsidRDefault="00775697" w:rsidP="00775697">
            <w:r w:rsidRPr="00020E6D">
              <w:rPr>
                <w:rFonts w:hint="eastAsia"/>
              </w:rPr>
              <w:t>密码</w:t>
            </w:r>
          </w:p>
        </w:tc>
        <w:tc>
          <w:tcPr>
            <w:tcW w:w="5245" w:type="dxa"/>
          </w:tcPr>
          <w:p w:rsidR="00775697" w:rsidRPr="00020E6D" w:rsidRDefault="0068110B" w:rsidP="00775697">
            <w:r>
              <w:rPr>
                <w:rFonts w:hint="eastAsia"/>
              </w:rPr>
              <w:t>必传</w:t>
            </w:r>
          </w:p>
        </w:tc>
      </w:tr>
      <w:tr w:rsidR="00775697" w:rsidTr="00EC2192">
        <w:tc>
          <w:tcPr>
            <w:tcW w:w="2518" w:type="dxa"/>
          </w:tcPr>
          <w:p w:rsidR="00775697" w:rsidRPr="00020E6D" w:rsidRDefault="00775697" w:rsidP="00775697">
            <w:r w:rsidRPr="00020E6D">
              <w:rPr>
                <w:rFonts w:hint="eastAsia"/>
              </w:rPr>
              <w:t>TX_CODE</w:t>
            </w:r>
          </w:p>
        </w:tc>
        <w:tc>
          <w:tcPr>
            <w:tcW w:w="2693" w:type="dxa"/>
          </w:tcPr>
          <w:p w:rsidR="00775697" w:rsidRPr="00020E6D" w:rsidRDefault="00775697" w:rsidP="00775697">
            <w:r w:rsidRPr="00020E6D">
              <w:rPr>
                <w:rFonts w:hint="eastAsia"/>
              </w:rPr>
              <w:t>交易码</w:t>
            </w:r>
          </w:p>
        </w:tc>
        <w:tc>
          <w:tcPr>
            <w:tcW w:w="5245" w:type="dxa"/>
          </w:tcPr>
          <w:p w:rsidR="00775697" w:rsidRPr="00020E6D" w:rsidRDefault="0068110B" w:rsidP="00775697">
            <w:r>
              <w:rPr>
                <w:rFonts w:hint="eastAsia"/>
              </w:rPr>
              <w:t>必传</w:t>
            </w:r>
          </w:p>
        </w:tc>
      </w:tr>
      <w:tr w:rsidR="00775697" w:rsidTr="00EC2192">
        <w:tc>
          <w:tcPr>
            <w:tcW w:w="2518" w:type="dxa"/>
          </w:tcPr>
          <w:p w:rsidR="00775697" w:rsidRPr="00020E6D" w:rsidRDefault="00775697" w:rsidP="00775697">
            <w:r w:rsidRPr="00020E6D">
              <w:rPr>
                <w:rFonts w:hint="eastAsia"/>
              </w:rPr>
              <w:t>LANGUAGE</w:t>
            </w:r>
          </w:p>
        </w:tc>
        <w:tc>
          <w:tcPr>
            <w:tcW w:w="2693" w:type="dxa"/>
          </w:tcPr>
          <w:p w:rsidR="00775697" w:rsidRPr="00020E6D" w:rsidRDefault="00775697" w:rsidP="00775697">
            <w:r w:rsidRPr="00020E6D">
              <w:rPr>
                <w:rFonts w:hint="eastAsia"/>
              </w:rPr>
              <w:t>语言</w:t>
            </w:r>
          </w:p>
        </w:tc>
        <w:tc>
          <w:tcPr>
            <w:tcW w:w="5245" w:type="dxa"/>
          </w:tcPr>
          <w:p w:rsidR="00775697" w:rsidRPr="00020E6D" w:rsidRDefault="0068110B" w:rsidP="00775697">
            <w:r>
              <w:rPr>
                <w:rFonts w:hint="eastAsia"/>
              </w:rPr>
              <w:t>必传</w:t>
            </w:r>
            <w:r>
              <w:rPr>
                <w:rFonts w:hint="eastAsia"/>
              </w:rPr>
              <w:t xml:space="preserve">  </w:t>
            </w:r>
            <w:r>
              <w:rPr>
                <w:rFonts w:hint="eastAsia"/>
              </w:rPr>
              <w:t>固定</w:t>
            </w:r>
            <w:r w:rsidR="00F62A84">
              <w:rPr>
                <w:rFonts w:hint="eastAsia"/>
              </w:rPr>
              <w:t>传</w:t>
            </w:r>
            <w:r>
              <w:rPr>
                <w:rFonts w:hint="eastAsia"/>
              </w:rPr>
              <w:t>CN</w:t>
            </w:r>
          </w:p>
        </w:tc>
      </w:tr>
      <w:tr w:rsidR="00775697" w:rsidTr="00EC2192">
        <w:tc>
          <w:tcPr>
            <w:tcW w:w="2518" w:type="dxa"/>
          </w:tcPr>
          <w:p w:rsidR="00775697" w:rsidRPr="00020E6D" w:rsidRDefault="00775697" w:rsidP="00775697">
            <w:r w:rsidRPr="00020E6D">
              <w:rPr>
                <w:rFonts w:hint="eastAsia"/>
              </w:rPr>
              <w:t>PAY_ACCNO</w:t>
            </w:r>
          </w:p>
        </w:tc>
        <w:tc>
          <w:tcPr>
            <w:tcW w:w="2693" w:type="dxa"/>
          </w:tcPr>
          <w:p w:rsidR="00775697" w:rsidRPr="00020E6D" w:rsidRDefault="00775697" w:rsidP="00775697">
            <w:r w:rsidRPr="00020E6D">
              <w:rPr>
                <w:rFonts w:hint="eastAsia"/>
              </w:rPr>
              <w:t>转出账户号</w:t>
            </w:r>
          </w:p>
        </w:tc>
        <w:tc>
          <w:tcPr>
            <w:tcW w:w="5245" w:type="dxa"/>
          </w:tcPr>
          <w:p w:rsidR="00775697" w:rsidRPr="00020E6D" w:rsidRDefault="00BE2248" w:rsidP="00775697">
            <w:r>
              <w:rPr>
                <w:rFonts w:hint="eastAsia"/>
              </w:rPr>
              <w:t>必传</w:t>
            </w:r>
            <w:r w:rsidR="00472E1C">
              <w:rPr>
                <w:rFonts w:hint="eastAsia"/>
              </w:rPr>
              <w:t>,</w:t>
            </w:r>
            <w:r w:rsidR="00472E1C">
              <w:rPr>
                <w:rFonts w:hint="eastAsia"/>
              </w:rPr>
              <w:t>取付款单付款账号</w:t>
            </w:r>
            <w:r w:rsidR="005F13A8">
              <w:rPr>
                <w:rFonts w:hint="eastAsia"/>
              </w:rPr>
              <w:t>（</w:t>
            </w:r>
            <w:r w:rsidR="00E96B76">
              <w:rPr>
                <w:rFonts w:hint="eastAsia"/>
              </w:rPr>
              <w:t>取</w:t>
            </w:r>
            <w:r w:rsidR="005F13A8">
              <w:rPr>
                <w:rFonts w:hint="eastAsia"/>
              </w:rPr>
              <w:t>帐号逻辑后面第三部分）</w:t>
            </w:r>
          </w:p>
        </w:tc>
      </w:tr>
      <w:tr w:rsidR="00775697" w:rsidTr="00EC2192">
        <w:tc>
          <w:tcPr>
            <w:tcW w:w="2518" w:type="dxa"/>
          </w:tcPr>
          <w:p w:rsidR="00775697" w:rsidRPr="00020E6D" w:rsidRDefault="00775697" w:rsidP="00775697">
            <w:r w:rsidRPr="00020E6D">
              <w:rPr>
                <w:rFonts w:hint="eastAsia"/>
              </w:rPr>
              <w:t>RECV_ACCNO</w:t>
            </w:r>
          </w:p>
        </w:tc>
        <w:tc>
          <w:tcPr>
            <w:tcW w:w="2693" w:type="dxa"/>
          </w:tcPr>
          <w:p w:rsidR="00775697" w:rsidRPr="00020E6D" w:rsidRDefault="00775697" w:rsidP="00775697">
            <w:r w:rsidRPr="00020E6D">
              <w:rPr>
                <w:rFonts w:hint="eastAsia"/>
              </w:rPr>
              <w:t>转入账户号</w:t>
            </w:r>
          </w:p>
        </w:tc>
        <w:tc>
          <w:tcPr>
            <w:tcW w:w="5245" w:type="dxa"/>
          </w:tcPr>
          <w:p w:rsidR="00775697" w:rsidRPr="00020E6D" w:rsidRDefault="00BE2248" w:rsidP="00775697">
            <w:r>
              <w:rPr>
                <w:rFonts w:hint="eastAsia"/>
              </w:rPr>
              <w:t>必传</w:t>
            </w:r>
            <w:r w:rsidR="00472E1C">
              <w:rPr>
                <w:rFonts w:hint="eastAsia"/>
              </w:rPr>
              <w:t>,</w:t>
            </w:r>
            <w:r w:rsidR="00472E1C">
              <w:rPr>
                <w:rFonts w:hint="eastAsia"/>
              </w:rPr>
              <w:t>取付款单收款方</w:t>
            </w:r>
            <w:r w:rsidR="005E14C4">
              <w:rPr>
                <w:rFonts w:hint="eastAsia"/>
              </w:rPr>
              <w:t>银行</w:t>
            </w:r>
            <w:r w:rsidR="00472E1C">
              <w:rPr>
                <w:rFonts w:hint="eastAsia"/>
              </w:rPr>
              <w:t>账号</w:t>
            </w:r>
          </w:p>
        </w:tc>
      </w:tr>
      <w:tr w:rsidR="00775697" w:rsidTr="00EC2192">
        <w:tc>
          <w:tcPr>
            <w:tcW w:w="2518" w:type="dxa"/>
          </w:tcPr>
          <w:p w:rsidR="00775697" w:rsidRPr="00020E6D" w:rsidRDefault="00775697" w:rsidP="00775697">
            <w:r w:rsidRPr="00020E6D">
              <w:rPr>
                <w:rFonts w:hint="eastAsia"/>
              </w:rPr>
              <w:t>RECV_ACC_NAME</w:t>
            </w:r>
          </w:p>
        </w:tc>
        <w:tc>
          <w:tcPr>
            <w:tcW w:w="2693" w:type="dxa"/>
          </w:tcPr>
          <w:p w:rsidR="00775697" w:rsidRPr="00020E6D" w:rsidRDefault="00775697" w:rsidP="00775697">
            <w:r w:rsidRPr="00020E6D">
              <w:rPr>
                <w:rFonts w:hint="eastAsia"/>
              </w:rPr>
              <w:t>转入账户名称</w:t>
            </w:r>
          </w:p>
        </w:tc>
        <w:tc>
          <w:tcPr>
            <w:tcW w:w="5245" w:type="dxa"/>
          </w:tcPr>
          <w:p w:rsidR="00775697" w:rsidRPr="00020E6D" w:rsidRDefault="00BE2248" w:rsidP="00775697">
            <w:r>
              <w:rPr>
                <w:rFonts w:hint="eastAsia"/>
              </w:rPr>
              <w:t>必传</w:t>
            </w:r>
            <w:r w:rsidR="00E518AD">
              <w:rPr>
                <w:rFonts w:hint="eastAsia"/>
              </w:rPr>
              <w:t>,</w:t>
            </w:r>
            <w:r w:rsidR="00E518AD">
              <w:rPr>
                <w:rFonts w:hint="eastAsia"/>
              </w:rPr>
              <w:t>取付款单收款方</w:t>
            </w:r>
            <w:r w:rsidR="00365D82">
              <w:rPr>
                <w:rFonts w:hint="eastAsia"/>
              </w:rPr>
              <w:t>银行</w:t>
            </w:r>
            <w:r w:rsidR="00E518AD">
              <w:rPr>
                <w:rFonts w:hint="eastAsia"/>
              </w:rPr>
              <w:t>账户名称</w:t>
            </w:r>
          </w:p>
        </w:tc>
      </w:tr>
      <w:tr w:rsidR="00775697" w:rsidTr="00EC2192">
        <w:tc>
          <w:tcPr>
            <w:tcW w:w="2518" w:type="dxa"/>
          </w:tcPr>
          <w:p w:rsidR="00775697" w:rsidRPr="00020E6D" w:rsidRDefault="00775697" w:rsidP="00775697">
            <w:r w:rsidRPr="00020E6D">
              <w:rPr>
                <w:rFonts w:hint="eastAsia"/>
              </w:rPr>
              <w:t>CHK_RECVNAME</w:t>
            </w:r>
          </w:p>
        </w:tc>
        <w:tc>
          <w:tcPr>
            <w:tcW w:w="2693" w:type="dxa"/>
          </w:tcPr>
          <w:p w:rsidR="00775697" w:rsidRPr="00020E6D" w:rsidRDefault="00775697" w:rsidP="00775697">
            <w:r w:rsidRPr="00020E6D">
              <w:rPr>
                <w:rFonts w:hint="eastAsia"/>
              </w:rPr>
              <w:t>收款账户户名校验</w:t>
            </w:r>
          </w:p>
        </w:tc>
        <w:tc>
          <w:tcPr>
            <w:tcW w:w="5245" w:type="dxa"/>
          </w:tcPr>
          <w:p w:rsidR="00775697" w:rsidRPr="00020E6D" w:rsidRDefault="00426DBB" w:rsidP="00EC2192">
            <w:r>
              <w:t>收款账户户名校验</w:t>
            </w:r>
            <w:r>
              <w:t xml:space="preserve"> 1:</w:t>
            </w:r>
            <w:r>
              <w:t>校验</w:t>
            </w:r>
            <w:r>
              <w:t xml:space="preserve"> 0</w:t>
            </w:r>
            <w:r>
              <w:t>：不校验</w:t>
            </w:r>
            <w:r w:rsidR="00EC2192">
              <w:rPr>
                <w:rFonts w:hint="eastAsia"/>
              </w:rPr>
              <w:t>，目前传</w:t>
            </w:r>
            <w:r w:rsidR="00EC2192">
              <w:rPr>
                <w:rFonts w:hint="eastAsia"/>
              </w:rPr>
              <w:t>0</w:t>
            </w:r>
            <w:r w:rsidR="00EC2192">
              <w:rPr>
                <w:rFonts w:hint="eastAsia"/>
              </w:rPr>
              <w:t>不校验</w:t>
            </w:r>
          </w:p>
        </w:tc>
      </w:tr>
      <w:tr w:rsidR="00775697" w:rsidTr="00EC2192">
        <w:tc>
          <w:tcPr>
            <w:tcW w:w="2518" w:type="dxa"/>
          </w:tcPr>
          <w:p w:rsidR="00775697" w:rsidRPr="00020E6D" w:rsidRDefault="00775697" w:rsidP="00775697">
            <w:r w:rsidRPr="00020E6D">
              <w:rPr>
                <w:rFonts w:hint="eastAsia"/>
              </w:rPr>
              <w:t>RECV_OPENACC_DEPT</w:t>
            </w:r>
          </w:p>
        </w:tc>
        <w:tc>
          <w:tcPr>
            <w:tcW w:w="2693" w:type="dxa"/>
          </w:tcPr>
          <w:p w:rsidR="00775697" w:rsidRPr="00020E6D" w:rsidRDefault="00775697" w:rsidP="00775697">
            <w:r w:rsidRPr="00020E6D">
              <w:rPr>
                <w:rFonts w:hint="eastAsia"/>
              </w:rPr>
              <w:t>转入账户开户机构名称</w:t>
            </w:r>
          </w:p>
        </w:tc>
        <w:tc>
          <w:tcPr>
            <w:tcW w:w="5245" w:type="dxa"/>
          </w:tcPr>
          <w:p w:rsidR="00775697" w:rsidRPr="00020E6D" w:rsidRDefault="00BE2248" w:rsidP="00775697">
            <w:r>
              <w:rPr>
                <w:rFonts w:hint="eastAsia"/>
              </w:rPr>
              <w:t>必传</w:t>
            </w:r>
            <w:r w:rsidR="00E518AD">
              <w:rPr>
                <w:rFonts w:hint="eastAsia"/>
              </w:rPr>
              <w:t>，取付款单收款方开户银行名称</w:t>
            </w:r>
          </w:p>
        </w:tc>
      </w:tr>
      <w:tr w:rsidR="00775697" w:rsidTr="00EC2192">
        <w:tc>
          <w:tcPr>
            <w:tcW w:w="2518" w:type="dxa"/>
          </w:tcPr>
          <w:p w:rsidR="00775697" w:rsidRPr="00020E6D" w:rsidRDefault="00775697" w:rsidP="00775697">
            <w:r w:rsidRPr="00020E6D">
              <w:rPr>
                <w:rFonts w:hint="eastAsia"/>
              </w:rPr>
              <w:t>AMOUNT</w:t>
            </w:r>
          </w:p>
        </w:tc>
        <w:tc>
          <w:tcPr>
            <w:tcW w:w="2693" w:type="dxa"/>
          </w:tcPr>
          <w:p w:rsidR="00775697" w:rsidRPr="00020E6D" w:rsidRDefault="00775697" w:rsidP="00775697">
            <w:r w:rsidRPr="00020E6D">
              <w:rPr>
                <w:rFonts w:hint="eastAsia"/>
              </w:rPr>
              <w:t>金额</w:t>
            </w:r>
          </w:p>
        </w:tc>
        <w:tc>
          <w:tcPr>
            <w:tcW w:w="5245" w:type="dxa"/>
          </w:tcPr>
          <w:p w:rsidR="00775697" w:rsidRPr="00020E6D" w:rsidRDefault="00BE2248" w:rsidP="00775697">
            <w:r>
              <w:rPr>
                <w:rFonts w:hint="eastAsia"/>
              </w:rPr>
              <w:t>必传</w:t>
            </w:r>
            <w:r w:rsidR="00B74DF0">
              <w:rPr>
                <w:rFonts w:hint="eastAsia"/>
              </w:rPr>
              <w:t xml:space="preserve">, </w:t>
            </w:r>
            <w:r w:rsidR="00B74DF0">
              <w:rPr>
                <w:rFonts w:hint="eastAsia"/>
              </w:rPr>
              <w:t>取付款单付款金额</w:t>
            </w:r>
          </w:p>
        </w:tc>
      </w:tr>
      <w:tr w:rsidR="00775697" w:rsidTr="00EC2192">
        <w:tc>
          <w:tcPr>
            <w:tcW w:w="2518" w:type="dxa"/>
          </w:tcPr>
          <w:p w:rsidR="00775697" w:rsidRPr="00020E6D" w:rsidRDefault="00775697" w:rsidP="00775697">
            <w:r w:rsidRPr="00020E6D">
              <w:rPr>
                <w:rFonts w:hint="eastAsia"/>
              </w:rPr>
              <w:t>CUR_TYPE</w:t>
            </w:r>
          </w:p>
        </w:tc>
        <w:tc>
          <w:tcPr>
            <w:tcW w:w="2693" w:type="dxa"/>
          </w:tcPr>
          <w:p w:rsidR="00775697" w:rsidRPr="00020E6D" w:rsidRDefault="00775697" w:rsidP="00775697">
            <w:r w:rsidRPr="00020E6D">
              <w:rPr>
                <w:rFonts w:hint="eastAsia"/>
              </w:rPr>
              <w:t>币种</w:t>
            </w:r>
          </w:p>
        </w:tc>
        <w:tc>
          <w:tcPr>
            <w:tcW w:w="5245" w:type="dxa"/>
          </w:tcPr>
          <w:p w:rsidR="00775697" w:rsidRPr="00020E6D" w:rsidRDefault="00BE2248" w:rsidP="00775697">
            <w:r>
              <w:rPr>
                <w:rFonts w:hint="eastAsia"/>
              </w:rPr>
              <w:t>必传</w:t>
            </w:r>
            <w:r w:rsidR="00E21EFC">
              <w:rPr>
                <w:rFonts w:hint="eastAsia"/>
              </w:rPr>
              <w:t xml:space="preserve">, </w:t>
            </w:r>
            <w:r w:rsidR="002547B5">
              <w:t>01:</w:t>
            </w:r>
            <w:r w:rsidR="002547B5">
              <w:t>人民币</w:t>
            </w:r>
            <w:r w:rsidR="002547B5">
              <w:rPr>
                <w:rFonts w:hint="eastAsia"/>
              </w:rPr>
              <w:t>,</w:t>
            </w:r>
            <w:r w:rsidR="002547B5">
              <w:t xml:space="preserve"> </w:t>
            </w:r>
            <w:r w:rsidR="002547B5">
              <w:t>该接口仅支持人民币转账</w:t>
            </w:r>
          </w:p>
        </w:tc>
      </w:tr>
      <w:tr w:rsidR="00775697" w:rsidTr="00EC2192">
        <w:tc>
          <w:tcPr>
            <w:tcW w:w="2518" w:type="dxa"/>
          </w:tcPr>
          <w:p w:rsidR="00775697" w:rsidRPr="00020E6D" w:rsidRDefault="00775697" w:rsidP="00775697">
            <w:r w:rsidRPr="00020E6D">
              <w:rPr>
                <w:rFonts w:hint="eastAsia"/>
              </w:rPr>
              <w:t>USEOF</w:t>
            </w:r>
          </w:p>
        </w:tc>
        <w:tc>
          <w:tcPr>
            <w:tcW w:w="2693" w:type="dxa"/>
          </w:tcPr>
          <w:p w:rsidR="00775697" w:rsidRPr="00020E6D" w:rsidRDefault="00775697" w:rsidP="00775697">
            <w:r w:rsidRPr="00020E6D">
              <w:rPr>
                <w:rFonts w:hint="eastAsia"/>
              </w:rPr>
              <w:t>用途</w:t>
            </w:r>
          </w:p>
        </w:tc>
        <w:tc>
          <w:tcPr>
            <w:tcW w:w="5245" w:type="dxa"/>
          </w:tcPr>
          <w:p w:rsidR="00775697" w:rsidRPr="00020E6D" w:rsidRDefault="00BE2248" w:rsidP="00775697">
            <w:r>
              <w:rPr>
                <w:rFonts w:hint="eastAsia"/>
              </w:rPr>
              <w:t>必传</w:t>
            </w:r>
          </w:p>
        </w:tc>
      </w:tr>
      <w:tr w:rsidR="00775697" w:rsidTr="00EC2192">
        <w:tc>
          <w:tcPr>
            <w:tcW w:w="2518" w:type="dxa"/>
          </w:tcPr>
          <w:p w:rsidR="00775697" w:rsidRPr="00020E6D" w:rsidRDefault="00775697" w:rsidP="00775697">
            <w:r w:rsidRPr="00020E6D">
              <w:rPr>
                <w:rFonts w:hint="eastAsia"/>
              </w:rPr>
              <w:t>CST_PAY_NO</w:t>
            </w:r>
          </w:p>
        </w:tc>
        <w:tc>
          <w:tcPr>
            <w:tcW w:w="2693" w:type="dxa"/>
          </w:tcPr>
          <w:p w:rsidR="00775697" w:rsidRPr="00020E6D" w:rsidRDefault="00775697" w:rsidP="00775697">
            <w:r w:rsidRPr="00020E6D">
              <w:rPr>
                <w:rFonts w:hint="eastAsia"/>
              </w:rPr>
              <w:t>客户方流水号</w:t>
            </w:r>
          </w:p>
        </w:tc>
        <w:tc>
          <w:tcPr>
            <w:tcW w:w="5245" w:type="dxa"/>
          </w:tcPr>
          <w:p w:rsidR="00775697" w:rsidRPr="00020E6D" w:rsidRDefault="00BE2248" w:rsidP="00775697">
            <w:r>
              <w:rPr>
                <w:rFonts w:hint="eastAsia"/>
              </w:rPr>
              <w:t>不传</w:t>
            </w:r>
          </w:p>
        </w:tc>
      </w:tr>
      <w:tr w:rsidR="00775697" w:rsidTr="00EC2192">
        <w:tc>
          <w:tcPr>
            <w:tcW w:w="2518" w:type="dxa"/>
          </w:tcPr>
          <w:p w:rsidR="00775697" w:rsidRPr="00020E6D" w:rsidRDefault="00775697" w:rsidP="00775697">
            <w:r w:rsidRPr="00020E6D">
              <w:rPr>
                <w:rFonts w:hint="eastAsia"/>
              </w:rPr>
              <w:t>REM1</w:t>
            </w:r>
          </w:p>
        </w:tc>
        <w:tc>
          <w:tcPr>
            <w:tcW w:w="2693" w:type="dxa"/>
          </w:tcPr>
          <w:p w:rsidR="00775697" w:rsidRPr="00020E6D" w:rsidRDefault="00775697" w:rsidP="00775697">
            <w:r w:rsidRPr="00020E6D">
              <w:rPr>
                <w:rFonts w:hint="eastAsia"/>
              </w:rPr>
              <w:t>备注</w:t>
            </w:r>
            <w:r w:rsidRPr="00020E6D">
              <w:rPr>
                <w:rFonts w:hint="eastAsia"/>
              </w:rPr>
              <w:t>1</w:t>
            </w:r>
          </w:p>
        </w:tc>
        <w:tc>
          <w:tcPr>
            <w:tcW w:w="5245" w:type="dxa"/>
          </w:tcPr>
          <w:p w:rsidR="00775697" w:rsidRPr="00020E6D" w:rsidRDefault="00BE2248" w:rsidP="00775697">
            <w:r>
              <w:rPr>
                <w:rFonts w:hint="eastAsia"/>
              </w:rPr>
              <w:t>暂不传</w:t>
            </w:r>
          </w:p>
        </w:tc>
      </w:tr>
      <w:tr w:rsidR="00775697" w:rsidTr="00EC2192">
        <w:tc>
          <w:tcPr>
            <w:tcW w:w="2518" w:type="dxa"/>
          </w:tcPr>
          <w:p w:rsidR="00775697" w:rsidRPr="00020E6D" w:rsidRDefault="00775697" w:rsidP="00775697">
            <w:r w:rsidRPr="00020E6D">
              <w:rPr>
                <w:rFonts w:hint="eastAsia"/>
              </w:rPr>
              <w:t>REM2</w:t>
            </w:r>
          </w:p>
        </w:tc>
        <w:tc>
          <w:tcPr>
            <w:tcW w:w="2693" w:type="dxa"/>
          </w:tcPr>
          <w:p w:rsidR="00775697" w:rsidRPr="00020E6D" w:rsidRDefault="00775697" w:rsidP="00775697">
            <w:r w:rsidRPr="00020E6D">
              <w:rPr>
                <w:rFonts w:hint="eastAsia"/>
              </w:rPr>
              <w:t>备注</w:t>
            </w:r>
            <w:r w:rsidRPr="00020E6D">
              <w:rPr>
                <w:rFonts w:hint="eastAsia"/>
              </w:rPr>
              <w:t>2</w:t>
            </w:r>
          </w:p>
        </w:tc>
        <w:tc>
          <w:tcPr>
            <w:tcW w:w="5245" w:type="dxa"/>
          </w:tcPr>
          <w:p w:rsidR="00775697" w:rsidRPr="00020E6D" w:rsidRDefault="00BE2248" w:rsidP="00775697">
            <w:r>
              <w:rPr>
                <w:rFonts w:hint="eastAsia"/>
              </w:rPr>
              <w:t>不传</w:t>
            </w:r>
          </w:p>
        </w:tc>
      </w:tr>
      <w:tr w:rsidR="00775697" w:rsidTr="00EC2192">
        <w:tc>
          <w:tcPr>
            <w:tcW w:w="2518" w:type="dxa"/>
          </w:tcPr>
          <w:p w:rsidR="00775697" w:rsidRPr="00020E6D" w:rsidRDefault="00775697" w:rsidP="00775697">
            <w:r w:rsidRPr="00020E6D">
              <w:rPr>
                <w:rFonts w:hint="eastAsia"/>
              </w:rPr>
              <w:t>SIGN_INFO</w:t>
            </w:r>
          </w:p>
        </w:tc>
        <w:tc>
          <w:tcPr>
            <w:tcW w:w="2693" w:type="dxa"/>
          </w:tcPr>
          <w:p w:rsidR="00775697" w:rsidRPr="00020E6D" w:rsidRDefault="00775697" w:rsidP="00775697">
            <w:r w:rsidRPr="00020E6D">
              <w:rPr>
                <w:rFonts w:hint="eastAsia"/>
              </w:rPr>
              <w:t>签名信息</w:t>
            </w:r>
          </w:p>
        </w:tc>
        <w:tc>
          <w:tcPr>
            <w:tcW w:w="5245" w:type="dxa"/>
          </w:tcPr>
          <w:p w:rsidR="00775697" w:rsidRPr="00020E6D" w:rsidRDefault="00BE2248" w:rsidP="00775697">
            <w:r>
              <w:rPr>
                <w:rFonts w:hint="eastAsia"/>
              </w:rPr>
              <w:t>不传</w:t>
            </w:r>
            <w:r w:rsidR="002F4003">
              <w:rPr>
                <w:rFonts w:hint="eastAsia"/>
              </w:rPr>
              <w:t>,</w:t>
            </w:r>
            <w:r w:rsidR="0094504B">
              <w:rPr>
                <w:rFonts w:hint="eastAsia"/>
              </w:rPr>
              <w:t>建行客户端会自动添加</w:t>
            </w:r>
          </w:p>
        </w:tc>
      </w:tr>
      <w:tr w:rsidR="00775697" w:rsidTr="00EC2192">
        <w:tc>
          <w:tcPr>
            <w:tcW w:w="2518" w:type="dxa"/>
          </w:tcPr>
          <w:p w:rsidR="00775697" w:rsidRPr="00020E6D" w:rsidRDefault="00775697" w:rsidP="00775697">
            <w:r w:rsidRPr="00020E6D">
              <w:rPr>
                <w:rFonts w:hint="eastAsia"/>
              </w:rPr>
              <w:t>SIGNCERT</w:t>
            </w:r>
          </w:p>
        </w:tc>
        <w:tc>
          <w:tcPr>
            <w:tcW w:w="2693" w:type="dxa"/>
          </w:tcPr>
          <w:p w:rsidR="00775697" w:rsidRDefault="00775697" w:rsidP="00775697">
            <w:r w:rsidRPr="00020E6D">
              <w:rPr>
                <w:rFonts w:hint="eastAsia"/>
              </w:rPr>
              <w:t>签名</w:t>
            </w:r>
            <w:r w:rsidRPr="00020E6D">
              <w:rPr>
                <w:rFonts w:hint="eastAsia"/>
              </w:rPr>
              <w:t>CA</w:t>
            </w:r>
            <w:r w:rsidRPr="00020E6D">
              <w:rPr>
                <w:rFonts w:hint="eastAsia"/>
              </w:rPr>
              <w:t>信息</w:t>
            </w:r>
          </w:p>
        </w:tc>
        <w:tc>
          <w:tcPr>
            <w:tcW w:w="5245" w:type="dxa"/>
          </w:tcPr>
          <w:p w:rsidR="00775697" w:rsidRPr="00020E6D" w:rsidRDefault="00BE2248" w:rsidP="00775697">
            <w:r>
              <w:rPr>
                <w:rFonts w:hint="eastAsia"/>
              </w:rPr>
              <w:t>不传</w:t>
            </w:r>
            <w:r w:rsidR="0094504B">
              <w:t>,</w:t>
            </w:r>
            <w:r w:rsidR="00764170">
              <w:rPr>
                <w:rFonts w:hint="eastAsia"/>
              </w:rPr>
              <w:t>建行客户端会自动添加</w:t>
            </w:r>
          </w:p>
        </w:tc>
      </w:tr>
    </w:tbl>
    <w:p w:rsidR="00D776C1" w:rsidRDefault="00D776C1" w:rsidP="00645A17"/>
    <w:p w:rsidR="00AB4E15" w:rsidRDefault="00AB4E15" w:rsidP="00AB4E15">
      <w:pPr>
        <w:pStyle w:val="a9"/>
        <w:numPr>
          <w:ilvl w:val="0"/>
          <w:numId w:val="11"/>
        </w:numPr>
        <w:ind w:firstLineChars="0"/>
      </w:pPr>
      <w:r>
        <w:rPr>
          <w:rFonts w:hint="eastAsia"/>
        </w:rPr>
        <w:t>若银行系统返回</w:t>
      </w:r>
      <w:r>
        <w:rPr>
          <w:rFonts w:hint="eastAsia"/>
        </w:rPr>
        <w:t>RETURN_CODE</w:t>
      </w:r>
      <w:r>
        <w:rPr>
          <w:rFonts w:hint="eastAsia"/>
        </w:rPr>
        <w:t>（响应码）为“</w:t>
      </w:r>
      <w:r>
        <w:t>000000</w:t>
      </w:r>
      <w:r>
        <w:rPr>
          <w:rFonts w:hint="eastAsia"/>
        </w:rPr>
        <w:t>”，则表示受理成功，交易的最终状态需要进</w:t>
      </w:r>
      <w:r>
        <w:rPr>
          <w:rFonts w:hint="eastAsia"/>
        </w:rPr>
        <w:lastRenderedPageBreak/>
        <w:t>一步调用</w:t>
      </w:r>
      <w:r>
        <w:rPr>
          <w:rFonts w:hint="eastAsia"/>
        </w:rPr>
        <w:t>6W0600</w:t>
      </w:r>
      <w:r>
        <w:rPr>
          <w:rFonts w:hint="eastAsia"/>
        </w:rPr>
        <w:t>交易查询处理结果；若响应码非“</w:t>
      </w:r>
      <w:r>
        <w:t>000000</w:t>
      </w:r>
      <w:r>
        <w:rPr>
          <w:rFonts w:hint="eastAsia"/>
        </w:rPr>
        <w:t>”，则系统必须将错误代码和错误提示内容向业务人员展示，提示与银行联系；若银行系统未返回响应码，则通过</w:t>
      </w:r>
      <w:r>
        <w:rPr>
          <w:rFonts w:hint="eastAsia"/>
        </w:rPr>
        <w:t>6W0600</w:t>
      </w:r>
      <w:r>
        <w:rPr>
          <w:rFonts w:hint="eastAsia"/>
        </w:rPr>
        <w:t>交易查询转账处理结果。</w:t>
      </w:r>
      <w:r>
        <w:rPr>
          <w:rFonts w:hint="eastAsia"/>
        </w:rPr>
        <w:t xml:space="preserve"> </w:t>
      </w:r>
    </w:p>
    <w:p w:rsidR="00AB4E15" w:rsidRDefault="00AB4E15" w:rsidP="00AB4E15">
      <w:pPr>
        <w:pStyle w:val="a9"/>
        <w:numPr>
          <w:ilvl w:val="0"/>
          <w:numId w:val="11"/>
        </w:numPr>
        <w:ind w:firstLineChars="0"/>
      </w:pPr>
      <w:r>
        <w:rPr>
          <w:rFonts w:hint="eastAsia"/>
        </w:rPr>
        <w:t>若银行系统未返回响应码，则通过</w:t>
      </w:r>
      <w:r>
        <w:rPr>
          <w:rFonts w:hint="eastAsia"/>
        </w:rPr>
        <w:t>6W06</w:t>
      </w:r>
      <w:r>
        <w:t>00</w:t>
      </w:r>
      <w:r>
        <w:rPr>
          <w:rFonts w:hint="eastAsia"/>
        </w:rPr>
        <w:t>交易查询转账处理结果。</w:t>
      </w:r>
      <w:r>
        <w:rPr>
          <w:rFonts w:hint="eastAsia"/>
        </w:rPr>
        <w:t xml:space="preserve"> </w:t>
      </w:r>
      <w:r>
        <w:rPr>
          <w:rFonts w:hint="eastAsia"/>
        </w:rPr>
        <w:br/>
      </w:r>
      <w:r>
        <w:rPr>
          <w:rFonts w:hint="eastAsia"/>
        </w:rPr>
        <w:t>调用</w:t>
      </w:r>
      <w:r>
        <w:rPr>
          <w:rFonts w:hint="eastAsia"/>
        </w:rPr>
        <w:t>6W06</w:t>
      </w:r>
      <w:r>
        <w:t>00</w:t>
      </w:r>
      <w:r>
        <w:rPr>
          <w:rFonts w:hint="eastAsia"/>
        </w:rPr>
        <w:t>查询单据状态，请求报文中原请求序列号</w:t>
      </w:r>
      <w:r>
        <w:rPr>
          <w:rFonts w:hint="eastAsia"/>
        </w:rPr>
        <w:t>REQUEST_SN1</w:t>
      </w:r>
      <w:r>
        <w:rPr>
          <w:rFonts w:hint="eastAsia"/>
        </w:rPr>
        <w:t>域填入</w:t>
      </w:r>
      <w:r>
        <w:rPr>
          <w:rFonts w:hint="eastAsia"/>
        </w:rPr>
        <w:t>6W8010</w:t>
      </w:r>
      <w:r>
        <w:rPr>
          <w:rFonts w:hint="eastAsia"/>
        </w:rPr>
        <w:t>交易的请求序列号。</w:t>
      </w:r>
    </w:p>
    <w:p w:rsidR="00C87D9A" w:rsidRDefault="00D844CC" w:rsidP="00D844CC">
      <w:pPr>
        <w:pStyle w:val="a9"/>
        <w:numPr>
          <w:ilvl w:val="0"/>
          <w:numId w:val="11"/>
        </w:numPr>
        <w:ind w:firstLineChars="0"/>
      </w:pPr>
      <w:r>
        <w:rPr>
          <w:rFonts w:hint="eastAsia"/>
        </w:rPr>
        <w:t>注意事项</w:t>
      </w:r>
      <w:r>
        <w:rPr>
          <w:rFonts w:hint="eastAsia"/>
        </w:rPr>
        <w:t xml:space="preserve"> </w:t>
      </w:r>
      <w:r>
        <w:rPr>
          <w:rFonts w:hint="eastAsia"/>
        </w:rPr>
        <w:br/>
      </w:r>
      <w:r>
        <w:rPr>
          <w:rFonts w:hint="eastAsia"/>
        </w:rPr>
        <w:t>转账交易中的</w:t>
      </w:r>
      <w:r>
        <w:rPr>
          <w:rFonts w:hint="eastAsia"/>
        </w:rPr>
        <w:t>REQUEST_SN</w:t>
      </w:r>
      <w:r>
        <w:rPr>
          <w:rFonts w:hint="eastAsia"/>
        </w:rPr>
        <w:t>（请求序列号）不得重复。</w:t>
      </w:r>
      <w:r>
        <w:rPr>
          <w:rFonts w:hint="eastAsia"/>
        </w:rPr>
        <w:t xml:space="preserve"> </w:t>
      </w:r>
      <w:r>
        <w:rPr>
          <w:rFonts w:hint="eastAsia"/>
        </w:rPr>
        <w:br/>
      </w:r>
      <w:r>
        <w:rPr>
          <w:rFonts w:hint="eastAsia"/>
        </w:rPr>
        <w:t>如校验户名不通过，系统必须提示业务人员人工审核</w:t>
      </w:r>
      <w:r w:rsidR="003817FA">
        <w:rPr>
          <w:rFonts w:hint="eastAsia"/>
        </w:rPr>
        <w:t>（</w:t>
      </w:r>
      <w:r w:rsidR="003817FA" w:rsidRPr="00615ABE">
        <w:rPr>
          <w:rFonts w:hint="eastAsia"/>
          <w:color w:val="FF0000"/>
        </w:rPr>
        <w:t>我们</w:t>
      </w:r>
      <w:r w:rsidR="003817FA" w:rsidRPr="00615ABE">
        <w:rPr>
          <w:color w:val="FF0000"/>
        </w:rPr>
        <w:t>系统目前不</w:t>
      </w:r>
      <w:r w:rsidR="003817FA" w:rsidRPr="00615ABE">
        <w:rPr>
          <w:rFonts w:hint="eastAsia"/>
          <w:color w:val="FF0000"/>
        </w:rPr>
        <w:t>需较验户名</w:t>
      </w:r>
      <w:r w:rsidR="003817FA">
        <w:t>）</w:t>
      </w:r>
      <w:r>
        <w:rPr>
          <w:rFonts w:hint="eastAsia"/>
        </w:rPr>
        <w:t>。</w:t>
      </w:r>
      <w:r>
        <w:rPr>
          <w:rFonts w:hint="eastAsia"/>
        </w:rPr>
        <w:t xml:space="preserve"> </w:t>
      </w:r>
      <w:r>
        <w:rPr>
          <w:rFonts w:hint="eastAsia"/>
        </w:rPr>
        <w:br/>
      </w:r>
      <w:r>
        <w:rPr>
          <w:rFonts w:hint="eastAsia"/>
        </w:rPr>
        <w:t>使用自动转账交易受理成功后，必须使用</w:t>
      </w:r>
      <w:r>
        <w:rPr>
          <w:rFonts w:hint="eastAsia"/>
        </w:rPr>
        <w:t>6W0600</w:t>
      </w:r>
      <w:r>
        <w:rPr>
          <w:rFonts w:hint="eastAsia"/>
        </w:rPr>
        <w:t>交易查询银行处理结果，当返回交易处理结果</w:t>
      </w:r>
      <w:r>
        <w:rPr>
          <w:rFonts w:hint="eastAsia"/>
        </w:rPr>
        <w:t>DEAL_RESULT</w:t>
      </w:r>
      <w:r>
        <w:rPr>
          <w:rFonts w:hint="eastAsia"/>
        </w:rPr>
        <w:t>为</w:t>
      </w:r>
      <w:r>
        <w:rPr>
          <w:rFonts w:hint="eastAsia"/>
        </w:rPr>
        <w:t>2</w:t>
      </w:r>
      <w:r>
        <w:rPr>
          <w:rFonts w:hint="eastAsia"/>
        </w:rPr>
        <w:t>（交易成功城综网处理）、</w:t>
      </w:r>
      <w:r>
        <w:rPr>
          <w:rFonts w:hint="eastAsia"/>
        </w:rPr>
        <w:t>3</w:t>
      </w:r>
      <w:r>
        <w:rPr>
          <w:rFonts w:hint="eastAsia"/>
        </w:rPr>
        <w:t>（交易成功清算处理）、</w:t>
      </w:r>
      <w:r>
        <w:rPr>
          <w:rFonts w:hint="eastAsia"/>
        </w:rPr>
        <w:t>4</w:t>
      </w:r>
      <w:r>
        <w:rPr>
          <w:rFonts w:hint="eastAsia"/>
        </w:rPr>
        <w:t>（交易成功手工处理）时，表示银行处理成功。当返回交易处理结果</w:t>
      </w:r>
      <w:r>
        <w:rPr>
          <w:rFonts w:hint="eastAsia"/>
        </w:rPr>
        <w:t>DEAL_RESULT</w:t>
      </w:r>
      <w:r>
        <w:rPr>
          <w:rFonts w:hint="eastAsia"/>
        </w:rPr>
        <w:t>为</w:t>
      </w:r>
      <w:r>
        <w:rPr>
          <w:rFonts w:hint="eastAsia"/>
        </w:rPr>
        <w:t>9</w:t>
      </w:r>
      <w:r>
        <w:rPr>
          <w:rFonts w:hint="eastAsia"/>
        </w:rPr>
        <w:t>时，表示该笔交易还没有完成，需继续使用</w:t>
      </w:r>
      <w:r>
        <w:rPr>
          <w:rFonts w:hint="eastAsia"/>
        </w:rPr>
        <w:t>6W0600</w:t>
      </w:r>
      <w:r>
        <w:rPr>
          <w:rFonts w:hint="eastAsia"/>
        </w:rPr>
        <w:t>查询交易结果（建议轮询时间每次间隔</w:t>
      </w:r>
      <w:r>
        <w:rPr>
          <w:rFonts w:hint="eastAsia"/>
        </w:rPr>
        <w:t>1</w:t>
      </w:r>
      <w:r>
        <w:rPr>
          <w:rFonts w:hint="eastAsia"/>
        </w:rPr>
        <w:t>分钟以上）；其他情况需人工判定或与银行联系查询失败原因。</w:t>
      </w:r>
    </w:p>
    <w:p w:rsidR="00C87D9A" w:rsidRDefault="00C87D9A" w:rsidP="00D844CC">
      <w:pPr>
        <w:pStyle w:val="a9"/>
        <w:numPr>
          <w:ilvl w:val="0"/>
          <w:numId w:val="11"/>
        </w:numPr>
        <w:ind w:firstLineChars="0"/>
      </w:pPr>
      <w:r>
        <w:rPr>
          <w:rFonts w:hint="eastAsia"/>
        </w:rPr>
        <w:t>6W0600</w:t>
      </w:r>
      <w:r>
        <w:rPr>
          <w:rFonts w:hint="eastAsia"/>
        </w:rPr>
        <w:t>交易查询银行处理结果返回值</w:t>
      </w:r>
      <w:r w:rsidR="00D844CC">
        <w:rPr>
          <w:rFonts w:hint="eastAsia"/>
        </w:rPr>
        <w:t xml:space="preserve"> </w:t>
      </w:r>
    </w:p>
    <w:tbl>
      <w:tblPr>
        <w:tblW w:w="5155" w:type="dxa"/>
        <w:tblCellMar>
          <w:left w:w="0" w:type="dxa"/>
          <w:right w:w="0" w:type="dxa"/>
        </w:tblCellMar>
        <w:tblLook w:val="04A0" w:firstRow="1" w:lastRow="0" w:firstColumn="1" w:lastColumn="0" w:noHBand="0" w:noVBand="1"/>
      </w:tblPr>
      <w:tblGrid>
        <w:gridCol w:w="2100"/>
        <w:gridCol w:w="2980"/>
        <w:gridCol w:w="25"/>
        <w:gridCol w:w="25"/>
        <w:gridCol w:w="25"/>
      </w:tblGrid>
      <w:tr w:rsidR="00C87D9A" w:rsidRPr="00C87D9A" w:rsidTr="00C87D9A">
        <w:trPr>
          <w:trHeight w:val="300"/>
        </w:trPr>
        <w:tc>
          <w:tcPr>
            <w:tcW w:w="2100" w:type="dxa"/>
            <w:vAlign w:val="center"/>
            <w:hideMark/>
          </w:tcPr>
          <w:p w:rsidR="00C87D9A" w:rsidRPr="00C87D9A" w:rsidRDefault="00C87D9A" w:rsidP="00C87D9A">
            <w:pPr>
              <w:widowControl/>
              <w:ind w:firstLineChars="150" w:firstLine="360"/>
              <w:jc w:val="left"/>
              <w:rPr>
                <w:rFonts w:ascii="宋体" w:hAnsi="宋体" w:cs="宋体"/>
                <w:kern w:val="0"/>
                <w:sz w:val="24"/>
              </w:rPr>
            </w:pPr>
            <w:r w:rsidRPr="00C87D9A">
              <w:rPr>
                <w:rFonts w:ascii="宋体" w:hAnsi="宋体" w:cs="宋体"/>
                <w:kern w:val="0"/>
                <w:sz w:val="24"/>
              </w:rPr>
              <w:t>DEAL_RESULT</w:t>
            </w:r>
          </w:p>
        </w:tc>
        <w:tc>
          <w:tcPr>
            <w:tcW w:w="0" w:type="auto"/>
            <w:tcBorders>
              <w:left w:val="nil"/>
            </w:tcBorders>
            <w:vAlign w:val="center"/>
            <w:hideMark/>
          </w:tcPr>
          <w:p w:rsidR="00C87D9A" w:rsidRPr="00C87D9A" w:rsidRDefault="00C87D9A" w:rsidP="00C87D9A">
            <w:pPr>
              <w:widowControl/>
              <w:jc w:val="left"/>
              <w:rPr>
                <w:rFonts w:ascii="宋体" w:hAnsi="宋体" w:cs="宋体"/>
                <w:kern w:val="0"/>
                <w:sz w:val="24"/>
              </w:rPr>
            </w:pPr>
            <w:r w:rsidRPr="00C87D9A">
              <w:rPr>
                <w:rFonts w:ascii="宋体" w:hAnsi="宋体" w:cs="宋体"/>
                <w:kern w:val="0"/>
                <w:sz w:val="24"/>
              </w:rPr>
              <w:t>交易处理结果</w:t>
            </w:r>
          </w:p>
        </w:tc>
        <w:tc>
          <w:tcPr>
            <w:tcW w:w="0" w:type="auto"/>
            <w:gridSpan w:val="3"/>
            <w:vAlign w:val="center"/>
            <w:hideMark/>
          </w:tcPr>
          <w:p w:rsidR="00C87D9A" w:rsidRPr="00C87D9A" w:rsidRDefault="00C87D9A" w:rsidP="00C87D9A">
            <w:pPr>
              <w:widowControl/>
              <w:jc w:val="left"/>
              <w:rPr>
                <w:rFonts w:ascii="宋体" w:hAnsi="宋体" w:cs="宋体"/>
                <w:kern w:val="0"/>
                <w:sz w:val="24"/>
              </w:rPr>
            </w:pPr>
          </w:p>
        </w:tc>
      </w:tr>
      <w:tr w:rsidR="00C87D9A" w:rsidRPr="00C87D9A" w:rsidTr="00C87D9A">
        <w:trPr>
          <w:trHeight w:val="300"/>
        </w:trPr>
        <w:tc>
          <w:tcPr>
            <w:tcW w:w="2100" w:type="dxa"/>
            <w:vAlign w:val="center"/>
            <w:hideMark/>
          </w:tcPr>
          <w:p w:rsidR="00C87D9A" w:rsidRPr="00C87D9A" w:rsidRDefault="00C87D9A" w:rsidP="00C87D9A">
            <w:pPr>
              <w:widowControl/>
              <w:jc w:val="left"/>
              <w:rPr>
                <w:rFonts w:eastAsia="Times New Roman"/>
                <w:kern w:val="0"/>
                <w:sz w:val="20"/>
                <w:szCs w:val="20"/>
              </w:rPr>
            </w:pPr>
          </w:p>
        </w:tc>
        <w:tc>
          <w:tcPr>
            <w:tcW w:w="2980" w:type="dxa"/>
            <w:vMerge w:val="restart"/>
            <w:vAlign w:val="center"/>
            <w:hideMark/>
          </w:tcPr>
          <w:p w:rsidR="00C87D9A" w:rsidRPr="00C87D9A" w:rsidRDefault="00C87D9A" w:rsidP="00C87D9A">
            <w:pPr>
              <w:widowControl/>
              <w:jc w:val="left"/>
              <w:rPr>
                <w:rFonts w:ascii="宋体" w:hAnsi="宋体" w:cs="宋体"/>
                <w:kern w:val="0"/>
                <w:sz w:val="24"/>
              </w:rPr>
            </w:pPr>
            <w:r w:rsidRPr="00C87D9A">
              <w:rPr>
                <w:rFonts w:ascii="宋体" w:hAnsi="宋体" w:cs="宋体"/>
                <w:kern w:val="0"/>
                <w:sz w:val="24"/>
              </w:rPr>
              <w:t>0：已记账未复核</w:t>
            </w:r>
            <w:r w:rsidRPr="00C87D9A">
              <w:rPr>
                <w:rFonts w:ascii="宋体" w:hAnsi="宋体" w:cs="宋体"/>
                <w:kern w:val="0"/>
                <w:sz w:val="24"/>
              </w:rPr>
              <w:br/>
              <w:t>1：复核中</w:t>
            </w:r>
            <w:r w:rsidRPr="00C87D9A">
              <w:rPr>
                <w:rFonts w:ascii="宋体" w:hAnsi="宋体" w:cs="宋体"/>
                <w:kern w:val="0"/>
                <w:sz w:val="24"/>
              </w:rPr>
              <w:br/>
              <w:t>2：交易成功城综网处理</w:t>
            </w:r>
            <w:r w:rsidRPr="00C87D9A">
              <w:rPr>
                <w:rFonts w:ascii="宋体" w:hAnsi="宋体" w:cs="宋体"/>
                <w:kern w:val="0"/>
                <w:sz w:val="24"/>
              </w:rPr>
              <w:br/>
              <w:t>3：交易成功清算处理</w:t>
            </w:r>
            <w:r w:rsidRPr="00C87D9A">
              <w:rPr>
                <w:rFonts w:ascii="宋体" w:hAnsi="宋体" w:cs="宋体"/>
                <w:kern w:val="0"/>
                <w:sz w:val="24"/>
              </w:rPr>
              <w:br/>
              <w:t>4：交易成功手工处理</w:t>
            </w:r>
            <w:r w:rsidRPr="00C87D9A">
              <w:rPr>
                <w:rFonts w:ascii="宋体" w:hAnsi="宋体" w:cs="宋体"/>
                <w:kern w:val="0"/>
                <w:sz w:val="24"/>
              </w:rPr>
              <w:br/>
              <w:t>5：交易失败</w:t>
            </w:r>
            <w:r w:rsidRPr="00C87D9A">
              <w:rPr>
                <w:rFonts w:ascii="宋体" w:hAnsi="宋体" w:cs="宋体"/>
                <w:kern w:val="0"/>
                <w:sz w:val="24"/>
              </w:rPr>
              <w:br/>
              <w:t>6：不确定</w:t>
            </w:r>
            <w:r w:rsidRPr="00C87D9A">
              <w:rPr>
                <w:rFonts w:ascii="宋体" w:hAnsi="宋体" w:cs="宋体"/>
                <w:kern w:val="0"/>
                <w:sz w:val="24"/>
              </w:rPr>
              <w:br/>
              <w:t>9：银行处理中</w:t>
            </w:r>
            <w:r w:rsidRPr="00C87D9A">
              <w:rPr>
                <w:rFonts w:ascii="宋体" w:hAnsi="宋体" w:cs="宋体"/>
                <w:kern w:val="0"/>
                <w:sz w:val="24"/>
              </w:rPr>
              <w:br/>
              <w:t>A：单据被废除</w:t>
            </w:r>
          </w:p>
        </w:tc>
        <w:tc>
          <w:tcPr>
            <w:tcW w:w="0" w:type="auto"/>
            <w:vAlign w:val="center"/>
            <w:hideMark/>
          </w:tcPr>
          <w:p w:rsidR="00C87D9A" w:rsidRPr="00C87D9A" w:rsidRDefault="00C87D9A" w:rsidP="00C87D9A">
            <w:pPr>
              <w:widowControl/>
              <w:jc w:val="left"/>
              <w:rPr>
                <w:rFonts w:eastAsia="Times New Roman"/>
                <w:kern w:val="0"/>
                <w:sz w:val="20"/>
                <w:szCs w:val="20"/>
              </w:rPr>
            </w:pPr>
          </w:p>
        </w:tc>
        <w:tc>
          <w:tcPr>
            <w:tcW w:w="0" w:type="auto"/>
            <w:vAlign w:val="center"/>
            <w:hideMark/>
          </w:tcPr>
          <w:p w:rsidR="00C87D9A" w:rsidRPr="00C87D9A" w:rsidRDefault="00C87D9A" w:rsidP="00C87D9A">
            <w:pPr>
              <w:widowControl/>
              <w:jc w:val="left"/>
              <w:rPr>
                <w:rFonts w:eastAsia="Times New Roman"/>
                <w:kern w:val="0"/>
                <w:sz w:val="20"/>
                <w:szCs w:val="20"/>
              </w:rPr>
            </w:pPr>
          </w:p>
        </w:tc>
        <w:tc>
          <w:tcPr>
            <w:tcW w:w="0" w:type="auto"/>
            <w:vAlign w:val="center"/>
            <w:hideMark/>
          </w:tcPr>
          <w:p w:rsidR="00C87D9A" w:rsidRPr="00C87D9A" w:rsidRDefault="00C87D9A" w:rsidP="00C87D9A">
            <w:pPr>
              <w:widowControl/>
              <w:jc w:val="left"/>
              <w:rPr>
                <w:rFonts w:eastAsia="Times New Roman"/>
                <w:kern w:val="0"/>
                <w:sz w:val="20"/>
                <w:szCs w:val="20"/>
              </w:rPr>
            </w:pPr>
          </w:p>
        </w:tc>
      </w:tr>
      <w:tr w:rsidR="00C87D9A" w:rsidRPr="00C87D9A" w:rsidTr="00C87D9A">
        <w:tc>
          <w:tcPr>
            <w:tcW w:w="2100" w:type="dxa"/>
            <w:vAlign w:val="center"/>
            <w:hideMark/>
          </w:tcPr>
          <w:p w:rsidR="00C87D9A" w:rsidRPr="00C87D9A" w:rsidRDefault="00C87D9A" w:rsidP="00C87D9A">
            <w:pPr>
              <w:widowControl/>
              <w:jc w:val="left"/>
              <w:rPr>
                <w:rFonts w:eastAsia="Times New Roman"/>
                <w:kern w:val="0"/>
                <w:sz w:val="20"/>
                <w:szCs w:val="20"/>
              </w:rPr>
            </w:pPr>
          </w:p>
        </w:tc>
        <w:tc>
          <w:tcPr>
            <w:tcW w:w="0" w:type="auto"/>
            <w:vMerge/>
            <w:vAlign w:val="center"/>
            <w:hideMark/>
          </w:tcPr>
          <w:p w:rsidR="00C87D9A" w:rsidRPr="00C87D9A" w:rsidRDefault="00C87D9A" w:rsidP="00C87D9A">
            <w:pPr>
              <w:widowControl/>
              <w:jc w:val="left"/>
              <w:rPr>
                <w:rFonts w:ascii="宋体" w:hAnsi="宋体" w:cs="宋体"/>
                <w:kern w:val="0"/>
                <w:sz w:val="24"/>
              </w:rPr>
            </w:pPr>
          </w:p>
        </w:tc>
        <w:tc>
          <w:tcPr>
            <w:tcW w:w="0" w:type="auto"/>
            <w:vAlign w:val="center"/>
            <w:hideMark/>
          </w:tcPr>
          <w:p w:rsidR="00C87D9A" w:rsidRPr="00C87D9A" w:rsidRDefault="00C87D9A" w:rsidP="00C87D9A">
            <w:pPr>
              <w:widowControl/>
              <w:jc w:val="left"/>
              <w:rPr>
                <w:rFonts w:eastAsia="Times New Roman"/>
                <w:kern w:val="0"/>
                <w:sz w:val="20"/>
                <w:szCs w:val="20"/>
              </w:rPr>
            </w:pPr>
          </w:p>
        </w:tc>
        <w:tc>
          <w:tcPr>
            <w:tcW w:w="0" w:type="auto"/>
            <w:vAlign w:val="center"/>
            <w:hideMark/>
          </w:tcPr>
          <w:p w:rsidR="00C87D9A" w:rsidRPr="00C87D9A" w:rsidRDefault="00C87D9A" w:rsidP="00C87D9A">
            <w:pPr>
              <w:widowControl/>
              <w:jc w:val="left"/>
              <w:rPr>
                <w:rFonts w:eastAsia="Times New Roman"/>
                <w:kern w:val="0"/>
                <w:sz w:val="20"/>
                <w:szCs w:val="20"/>
              </w:rPr>
            </w:pPr>
          </w:p>
        </w:tc>
        <w:tc>
          <w:tcPr>
            <w:tcW w:w="0" w:type="auto"/>
            <w:vAlign w:val="center"/>
            <w:hideMark/>
          </w:tcPr>
          <w:p w:rsidR="00C87D9A" w:rsidRPr="00C87D9A" w:rsidRDefault="00C87D9A" w:rsidP="00C87D9A">
            <w:pPr>
              <w:widowControl/>
              <w:jc w:val="left"/>
              <w:rPr>
                <w:rFonts w:eastAsia="Times New Roman"/>
                <w:kern w:val="0"/>
                <w:sz w:val="20"/>
                <w:szCs w:val="20"/>
              </w:rPr>
            </w:pPr>
          </w:p>
        </w:tc>
      </w:tr>
    </w:tbl>
    <w:p w:rsidR="00AB4E15" w:rsidRDefault="00D844CC" w:rsidP="00C87D9A">
      <w:r>
        <w:rPr>
          <w:rFonts w:hint="eastAsia"/>
        </w:rPr>
        <w:t>如系统返回错误代码或错误信息，应向业务操作人员提示，切勿系统自动重复发送付款指令。</w:t>
      </w:r>
    </w:p>
    <w:p w:rsidR="003B3097" w:rsidRDefault="003B3097" w:rsidP="003B3097">
      <w:pPr>
        <w:pStyle w:val="a9"/>
        <w:ind w:left="420" w:firstLineChars="0" w:firstLine="0"/>
      </w:pPr>
    </w:p>
    <w:p w:rsidR="00757A2D" w:rsidRPr="003C2F60" w:rsidRDefault="005F7A4F" w:rsidP="00EE0FA4">
      <w:pPr>
        <w:pStyle w:val="a9"/>
        <w:numPr>
          <w:ilvl w:val="0"/>
          <w:numId w:val="5"/>
        </w:numPr>
        <w:ind w:firstLineChars="0"/>
      </w:pPr>
      <w:r>
        <w:rPr>
          <w:rFonts w:hint="eastAsia"/>
        </w:rPr>
        <w:t>建立</w:t>
      </w:r>
      <w:r>
        <w:t>建行直连支付通道</w:t>
      </w:r>
      <w:r w:rsidR="00757A2D">
        <w:rPr>
          <w:rFonts w:hint="eastAsia"/>
        </w:rPr>
        <w:t>（</w:t>
      </w:r>
      <w:r w:rsidR="00757A2D" w:rsidRPr="003C2F60">
        <w:rPr>
          <w:rFonts w:ascii="宋体" w:hAnsi="宋体" w:cs="宋体"/>
          <w:kern w:val="0"/>
          <w:sz w:val="24"/>
        </w:rPr>
        <w:t>6W8020</w:t>
      </w:r>
      <w:r w:rsidR="00757A2D">
        <w:t>）</w:t>
      </w:r>
      <w:r w:rsidR="00757A2D" w:rsidRPr="003C2F60">
        <w:rPr>
          <w:rFonts w:ascii="宋体" w:hAnsi="宋体" w:cs="宋体"/>
          <w:kern w:val="0"/>
          <w:sz w:val="24"/>
        </w:rPr>
        <w:t>跨行单笔转账（大小额）</w:t>
      </w:r>
      <w:r w:rsidR="00757A2D" w:rsidRPr="003C2F60">
        <w:rPr>
          <w:rFonts w:ascii="宋体" w:hAnsi="宋体" w:cs="宋体" w:hint="eastAsia"/>
          <w:kern w:val="0"/>
          <w:sz w:val="24"/>
        </w:rPr>
        <w:t>，</w:t>
      </w:r>
      <w:r w:rsidR="00C34AD0">
        <w:rPr>
          <w:rFonts w:ascii="宋体" w:hAnsi="宋体" w:cs="宋体"/>
          <w:kern w:val="0"/>
          <w:sz w:val="24"/>
        </w:rPr>
        <w:t>该通道</w:t>
      </w:r>
      <w:r w:rsidR="00757A2D" w:rsidRPr="003C2F60">
        <w:rPr>
          <w:rFonts w:ascii="宋体" w:hAnsi="宋体" w:cs="宋体"/>
          <w:kern w:val="0"/>
          <w:sz w:val="24"/>
        </w:rPr>
        <w:t>支持建行付其他行付款请求，财务暂无</w:t>
      </w:r>
      <w:r w:rsidR="00757A2D" w:rsidRPr="003C2F60">
        <w:rPr>
          <w:rFonts w:ascii="宋体" w:hAnsi="宋体" w:cs="宋体" w:hint="eastAsia"/>
          <w:kern w:val="0"/>
          <w:sz w:val="24"/>
        </w:rPr>
        <w:t>需求</w:t>
      </w:r>
      <w:r w:rsidR="00757A2D" w:rsidRPr="003C2F60">
        <w:rPr>
          <w:rFonts w:ascii="宋体" w:hAnsi="宋体" w:cs="宋体"/>
          <w:kern w:val="0"/>
          <w:sz w:val="24"/>
        </w:rPr>
        <w:t>走这个通道</w:t>
      </w:r>
      <w:r w:rsidR="00757A2D" w:rsidRPr="003C2F60">
        <w:rPr>
          <w:rFonts w:ascii="宋体" w:hAnsi="宋体" w:cs="宋体" w:hint="eastAsia"/>
          <w:kern w:val="0"/>
          <w:sz w:val="24"/>
        </w:rPr>
        <w:t>，</w:t>
      </w:r>
      <w:r w:rsidR="00757A2D" w:rsidRPr="003C2F60">
        <w:rPr>
          <w:rFonts w:ascii="宋体" w:hAnsi="宋体" w:cs="宋体"/>
          <w:kern w:val="0"/>
          <w:sz w:val="24"/>
        </w:rPr>
        <w:t>可</w:t>
      </w:r>
      <w:r w:rsidR="00757A2D" w:rsidRPr="003C2F60">
        <w:rPr>
          <w:rFonts w:ascii="宋体" w:hAnsi="宋体" w:cs="宋体" w:hint="eastAsia"/>
          <w:kern w:val="0"/>
          <w:sz w:val="24"/>
        </w:rPr>
        <w:t>同步先</w:t>
      </w:r>
      <w:r w:rsidR="00757A2D" w:rsidRPr="003C2F60">
        <w:rPr>
          <w:rFonts w:ascii="宋体" w:hAnsi="宋体" w:cs="宋体"/>
          <w:kern w:val="0"/>
          <w:sz w:val="24"/>
        </w:rPr>
        <w:t>做好</w:t>
      </w:r>
      <w:r w:rsidR="0093440B">
        <w:rPr>
          <w:rFonts w:ascii="宋体" w:hAnsi="宋体" w:cs="宋体" w:hint="eastAsia"/>
          <w:kern w:val="0"/>
          <w:sz w:val="24"/>
        </w:rPr>
        <w:t>测试联通</w:t>
      </w:r>
      <w:r w:rsidR="00757A2D" w:rsidRPr="003C2F60">
        <w:rPr>
          <w:rFonts w:ascii="宋体" w:hAnsi="宋体" w:cs="宋体" w:hint="eastAsia"/>
          <w:kern w:val="0"/>
          <w:sz w:val="24"/>
        </w:rPr>
        <w:t>，后期</w:t>
      </w:r>
      <w:r w:rsidR="00757A2D" w:rsidRPr="003C2F60">
        <w:rPr>
          <w:rFonts w:ascii="宋体" w:hAnsi="宋体" w:cs="宋体"/>
          <w:kern w:val="0"/>
          <w:sz w:val="24"/>
        </w:rPr>
        <w:t>有可能需要</w:t>
      </w:r>
      <w:r w:rsidR="00757A2D" w:rsidRPr="003C2F60">
        <w:rPr>
          <w:rFonts w:ascii="宋体" w:hAnsi="宋体" w:cs="宋体" w:hint="eastAsia"/>
          <w:kern w:val="0"/>
          <w:sz w:val="24"/>
        </w:rPr>
        <w:t>切换</w:t>
      </w:r>
      <w:r w:rsidR="00757A2D" w:rsidRPr="003C2F60">
        <w:rPr>
          <w:rFonts w:ascii="宋体" w:hAnsi="宋体" w:cs="宋体"/>
          <w:kern w:val="0"/>
          <w:sz w:val="24"/>
        </w:rPr>
        <w:t>用建行付他行的需求。</w:t>
      </w:r>
    </w:p>
    <w:p w:rsidR="003C2F60" w:rsidRDefault="003C2F60" w:rsidP="00EE0FA4">
      <w:pPr>
        <w:pStyle w:val="a9"/>
        <w:numPr>
          <w:ilvl w:val="0"/>
          <w:numId w:val="6"/>
        </w:numPr>
        <w:ind w:firstLineChars="0"/>
      </w:pPr>
      <w:r w:rsidRPr="007260E6">
        <w:rPr>
          <w:rFonts w:hint="eastAsia"/>
          <w:b/>
        </w:rPr>
        <w:t>RTP</w:t>
      </w:r>
      <w:r w:rsidRPr="007260E6">
        <w:rPr>
          <w:rFonts w:hint="eastAsia"/>
          <w:b/>
        </w:rPr>
        <w:t>调用建行直连付款接口</w:t>
      </w:r>
      <w:r>
        <w:rPr>
          <w:rFonts w:hint="eastAsia"/>
        </w:rPr>
        <w:t>(</w:t>
      </w:r>
      <w:r>
        <w:t>6W8020</w:t>
      </w:r>
      <w:r>
        <w:rPr>
          <w:rFonts w:hint="eastAsia"/>
        </w:rPr>
        <w:t>)</w:t>
      </w:r>
      <w:r w:rsidR="00C84684">
        <w:rPr>
          <w:rFonts w:hint="eastAsia"/>
        </w:rPr>
        <w:t>参数</w:t>
      </w:r>
      <w:r>
        <w:rPr>
          <w:rFonts w:hint="eastAsia"/>
        </w:rPr>
        <w:t>解</w:t>
      </w:r>
      <w:r w:rsidR="00C84684">
        <w:rPr>
          <w:rFonts w:hint="eastAsia"/>
        </w:rPr>
        <w:t>析</w:t>
      </w:r>
    </w:p>
    <w:tbl>
      <w:tblPr>
        <w:tblW w:w="13200" w:type="dxa"/>
        <w:tblCellMar>
          <w:left w:w="0" w:type="dxa"/>
          <w:right w:w="0" w:type="dxa"/>
        </w:tblCellMar>
        <w:tblLook w:val="04A0" w:firstRow="1" w:lastRow="0" w:firstColumn="1" w:lastColumn="0" w:noHBand="0" w:noVBand="1"/>
      </w:tblPr>
      <w:tblGrid>
        <w:gridCol w:w="5280"/>
        <w:gridCol w:w="7920"/>
      </w:tblGrid>
      <w:tr w:rsidR="007260E6" w:rsidTr="007260E6">
        <w:trPr>
          <w:trHeight w:val="270"/>
        </w:trPr>
        <w:tc>
          <w:tcPr>
            <w:tcW w:w="0" w:type="auto"/>
            <w:tcBorders>
              <w:top w:val="nil"/>
            </w:tcBorders>
            <w:vAlign w:val="center"/>
            <w:hideMark/>
          </w:tcPr>
          <w:p w:rsidR="007260E6" w:rsidRPr="005D052B" w:rsidRDefault="007260E6" w:rsidP="007260E6">
            <w:pPr>
              <w:widowControl/>
              <w:jc w:val="left"/>
              <w:rPr>
                <w:rFonts w:ascii="宋体" w:hAnsi="宋体" w:cs="宋体"/>
                <w:b/>
                <w:kern w:val="0"/>
                <w:sz w:val="24"/>
              </w:rPr>
            </w:pPr>
            <w:r w:rsidRPr="005D052B">
              <w:rPr>
                <w:rFonts w:ascii="宋体" w:hAnsi="宋体" w:cs="宋体" w:hint="eastAsia"/>
                <w:b/>
                <w:kern w:val="0"/>
                <w:sz w:val="24"/>
              </w:rPr>
              <w:t>建行接口字段</w:t>
            </w:r>
          </w:p>
        </w:tc>
        <w:tc>
          <w:tcPr>
            <w:tcW w:w="0" w:type="auto"/>
            <w:tcBorders>
              <w:top w:val="nil"/>
              <w:left w:val="nil"/>
            </w:tcBorders>
            <w:vAlign w:val="center"/>
            <w:hideMark/>
          </w:tcPr>
          <w:p w:rsidR="007260E6" w:rsidRPr="005D052B" w:rsidRDefault="007260E6" w:rsidP="007260E6">
            <w:pPr>
              <w:widowControl/>
              <w:jc w:val="left"/>
              <w:rPr>
                <w:rFonts w:ascii="宋体" w:hAnsi="宋体" w:cs="宋体"/>
                <w:b/>
                <w:kern w:val="0"/>
                <w:sz w:val="24"/>
              </w:rPr>
            </w:pPr>
            <w:r w:rsidRPr="005D052B">
              <w:rPr>
                <w:rFonts w:ascii="宋体" w:hAnsi="宋体" w:cs="宋体" w:hint="eastAsia"/>
                <w:b/>
                <w:kern w:val="0"/>
                <w:sz w:val="24"/>
              </w:rPr>
              <w:t>我方传参数来源说明</w:t>
            </w:r>
          </w:p>
        </w:tc>
      </w:tr>
    </w:tbl>
    <w:tbl>
      <w:tblPr>
        <w:tblStyle w:val="ac"/>
        <w:tblW w:w="0" w:type="auto"/>
        <w:tblLook w:val="04A0" w:firstRow="1" w:lastRow="0" w:firstColumn="1" w:lastColumn="0" w:noHBand="0" w:noVBand="1"/>
      </w:tblPr>
      <w:tblGrid>
        <w:gridCol w:w="2518"/>
        <w:gridCol w:w="2693"/>
        <w:gridCol w:w="4111"/>
      </w:tblGrid>
      <w:tr w:rsidR="007260E6" w:rsidTr="00822703">
        <w:tc>
          <w:tcPr>
            <w:tcW w:w="2518" w:type="dxa"/>
          </w:tcPr>
          <w:p w:rsidR="007260E6" w:rsidRPr="00020E6D" w:rsidRDefault="007260E6" w:rsidP="005C59C2">
            <w:r w:rsidRPr="00020E6D">
              <w:rPr>
                <w:rFonts w:hint="eastAsia"/>
              </w:rPr>
              <w:t>REQUEST_SN</w:t>
            </w:r>
          </w:p>
        </w:tc>
        <w:tc>
          <w:tcPr>
            <w:tcW w:w="2693" w:type="dxa"/>
          </w:tcPr>
          <w:p w:rsidR="007260E6" w:rsidRPr="00020E6D" w:rsidRDefault="007260E6" w:rsidP="005C59C2">
            <w:r w:rsidRPr="00020E6D">
              <w:rPr>
                <w:rFonts w:hint="eastAsia"/>
              </w:rPr>
              <w:t>请求序列号</w:t>
            </w:r>
          </w:p>
        </w:tc>
        <w:tc>
          <w:tcPr>
            <w:tcW w:w="4111" w:type="dxa"/>
          </w:tcPr>
          <w:p w:rsidR="007260E6" w:rsidRPr="00020E6D" w:rsidRDefault="007260E6" w:rsidP="005C59C2">
            <w:r>
              <w:rPr>
                <w:rFonts w:hint="eastAsia"/>
              </w:rPr>
              <w:t>必传</w:t>
            </w:r>
            <w:r>
              <w:rPr>
                <w:rFonts w:hint="eastAsia"/>
              </w:rPr>
              <w:t>,</w:t>
            </w:r>
            <w:r>
              <w:rPr>
                <w:rFonts w:hint="eastAsia"/>
              </w:rPr>
              <w:t>只可使用数字</w:t>
            </w:r>
          </w:p>
        </w:tc>
      </w:tr>
      <w:tr w:rsidR="007260E6" w:rsidTr="00822703">
        <w:tc>
          <w:tcPr>
            <w:tcW w:w="2518" w:type="dxa"/>
          </w:tcPr>
          <w:p w:rsidR="007260E6" w:rsidRPr="00020E6D" w:rsidRDefault="007260E6" w:rsidP="005C59C2">
            <w:r w:rsidRPr="00020E6D">
              <w:rPr>
                <w:rFonts w:hint="eastAsia"/>
              </w:rPr>
              <w:t>CUST_ID</w:t>
            </w:r>
          </w:p>
        </w:tc>
        <w:tc>
          <w:tcPr>
            <w:tcW w:w="2693" w:type="dxa"/>
          </w:tcPr>
          <w:p w:rsidR="007260E6" w:rsidRPr="00020E6D" w:rsidRDefault="007260E6" w:rsidP="005C59C2">
            <w:r w:rsidRPr="00020E6D">
              <w:rPr>
                <w:rFonts w:hint="eastAsia"/>
              </w:rPr>
              <w:t>客户号</w:t>
            </w:r>
          </w:p>
        </w:tc>
        <w:tc>
          <w:tcPr>
            <w:tcW w:w="4111" w:type="dxa"/>
          </w:tcPr>
          <w:p w:rsidR="007260E6" w:rsidRPr="00020E6D" w:rsidRDefault="007260E6" w:rsidP="00F63EB7">
            <w:r>
              <w:rPr>
                <w:rFonts w:hint="eastAsia"/>
              </w:rPr>
              <w:t>必传</w:t>
            </w:r>
            <w:r>
              <w:rPr>
                <w:rFonts w:hint="eastAsia"/>
              </w:rPr>
              <w:t>,</w:t>
            </w:r>
            <w:r>
              <w:rPr>
                <w:rFonts w:hint="eastAsia"/>
              </w:rPr>
              <w:t>财务提供固定的一套</w:t>
            </w:r>
            <w:r>
              <w:rPr>
                <w:rFonts w:hint="eastAsia"/>
              </w:rPr>
              <w:t>(</w:t>
            </w:r>
            <w:r w:rsidR="00F63EB7">
              <w:rPr>
                <w:rFonts w:hint="eastAsia"/>
              </w:rPr>
              <w:t>可以直接</w:t>
            </w:r>
            <w:r w:rsidR="00F63EB7">
              <w:t>用前期已经直连查交易明细里面的客户号信息</w:t>
            </w:r>
            <w:r>
              <w:rPr>
                <w:rFonts w:hint="eastAsia"/>
              </w:rPr>
              <w:t>)</w:t>
            </w:r>
          </w:p>
        </w:tc>
      </w:tr>
      <w:tr w:rsidR="007260E6" w:rsidTr="00822703">
        <w:tc>
          <w:tcPr>
            <w:tcW w:w="2518" w:type="dxa"/>
          </w:tcPr>
          <w:p w:rsidR="007260E6" w:rsidRPr="00020E6D" w:rsidRDefault="007260E6" w:rsidP="005C59C2">
            <w:r w:rsidRPr="00020E6D">
              <w:rPr>
                <w:rFonts w:hint="eastAsia"/>
              </w:rPr>
              <w:t>USER_ID</w:t>
            </w:r>
          </w:p>
        </w:tc>
        <w:tc>
          <w:tcPr>
            <w:tcW w:w="2693" w:type="dxa"/>
          </w:tcPr>
          <w:p w:rsidR="007260E6" w:rsidRPr="00020E6D" w:rsidRDefault="007260E6" w:rsidP="005C59C2">
            <w:r w:rsidRPr="00020E6D">
              <w:rPr>
                <w:rFonts w:hint="eastAsia"/>
              </w:rPr>
              <w:t>操作员号</w:t>
            </w:r>
          </w:p>
        </w:tc>
        <w:tc>
          <w:tcPr>
            <w:tcW w:w="4111" w:type="dxa"/>
          </w:tcPr>
          <w:p w:rsidR="007260E6" w:rsidRPr="00020E6D" w:rsidRDefault="007260E6" w:rsidP="005C59C2">
            <w:r>
              <w:rPr>
                <w:rFonts w:hint="eastAsia"/>
              </w:rPr>
              <w:t>必传</w:t>
            </w:r>
          </w:p>
        </w:tc>
      </w:tr>
      <w:tr w:rsidR="007260E6" w:rsidTr="00822703">
        <w:tc>
          <w:tcPr>
            <w:tcW w:w="2518" w:type="dxa"/>
          </w:tcPr>
          <w:p w:rsidR="007260E6" w:rsidRPr="00020E6D" w:rsidRDefault="007260E6" w:rsidP="005C59C2">
            <w:r w:rsidRPr="00020E6D">
              <w:rPr>
                <w:rFonts w:hint="eastAsia"/>
              </w:rPr>
              <w:t>PASSWORD</w:t>
            </w:r>
          </w:p>
        </w:tc>
        <w:tc>
          <w:tcPr>
            <w:tcW w:w="2693" w:type="dxa"/>
          </w:tcPr>
          <w:p w:rsidR="007260E6" w:rsidRPr="00020E6D" w:rsidRDefault="007260E6" w:rsidP="005C59C2">
            <w:r w:rsidRPr="00020E6D">
              <w:rPr>
                <w:rFonts w:hint="eastAsia"/>
              </w:rPr>
              <w:t>密码</w:t>
            </w:r>
          </w:p>
        </w:tc>
        <w:tc>
          <w:tcPr>
            <w:tcW w:w="4111" w:type="dxa"/>
          </w:tcPr>
          <w:p w:rsidR="007260E6" w:rsidRPr="00020E6D" w:rsidRDefault="007260E6" w:rsidP="005C59C2">
            <w:r>
              <w:rPr>
                <w:rFonts w:hint="eastAsia"/>
              </w:rPr>
              <w:t>必传</w:t>
            </w:r>
          </w:p>
        </w:tc>
      </w:tr>
      <w:tr w:rsidR="007260E6" w:rsidTr="00822703">
        <w:tc>
          <w:tcPr>
            <w:tcW w:w="2518" w:type="dxa"/>
          </w:tcPr>
          <w:p w:rsidR="007260E6" w:rsidRPr="00020E6D" w:rsidRDefault="007260E6" w:rsidP="005C59C2">
            <w:r w:rsidRPr="00020E6D">
              <w:rPr>
                <w:rFonts w:hint="eastAsia"/>
              </w:rPr>
              <w:t>TX_CODE</w:t>
            </w:r>
          </w:p>
        </w:tc>
        <w:tc>
          <w:tcPr>
            <w:tcW w:w="2693" w:type="dxa"/>
          </w:tcPr>
          <w:p w:rsidR="007260E6" w:rsidRPr="00020E6D" w:rsidRDefault="007260E6" w:rsidP="005C59C2">
            <w:r w:rsidRPr="00020E6D">
              <w:rPr>
                <w:rFonts w:hint="eastAsia"/>
              </w:rPr>
              <w:t>交易码</w:t>
            </w:r>
          </w:p>
        </w:tc>
        <w:tc>
          <w:tcPr>
            <w:tcW w:w="4111" w:type="dxa"/>
          </w:tcPr>
          <w:p w:rsidR="007260E6" w:rsidRPr="00020E6D" w:rsidRDefault="007260E6" w:rsidP="005C59C2">
            <w:r>
              <w:rPr>
                <w:rFonts w:hint="eastAsia"/>
              </w:rPr>
              <w:t>必传</w:t>
            </w:r>
          </w:p>
        </w:tc>
      </w:tr>
      <w:tr w:rsidR="007260E6" w:rsidTr="00822703">
        <w:tc>
          <w:tcPr>
            <w:tcW w:w="2518" w:type="dxa"/>
          </w:tcPr>
          <w:p w:rsidR="007260E6" w:rsidRPr="00020E6D" w:rsidRDefault="007260E6" w:rsidP="005C59C2">
            <w:r w:rsidRPr="00020E6D">
              <w:rPr>
                <w:rFonts w:hint="eastAsia"/>
              </w:rPr>
              <w:t>LANGUAGE</w:t>
            </w:r>
          </w:p>
        </w:tc>
        <w:tc>
          <w:tcPr>
            <w:tcW w:w="2693" w:type="dxa"/>
          </w:tcPr>
          <w:p w:rsidR="007260E6" w:rsidRPr="00020E6D" w:rsidRDefault="007260E6" w:rsidP="005C59C2">
            <w:r w:rsidRPr="00020E6D">
              <w:rPr>
                <w:rFonts w:hint="eastAsia"/>
              </w:rPr>
              <w:t>语言</w:t>
            </w:r>
          </w:p>
        </w:tc>
        <w:tc>
          <w:tcPr>
            <w:tcW w:w="4111" w:type="dxa"/>
          </w:tcPr>
          <w:p w:rsidR="007260E6" w:rsidRPr="00020E6D" w:rsidRDefault="007260E6" w:rsidP="005C59C2">
            <w:r>
              <w:rPr>
                <w:rFonts w:hint="eastAsia"/>
              </w:rPr>
              <w:t>必传</w:t>
            </w:r>
            <w:r>
              <w:rPr>
                <w:rFonts w:hint="eastAsia"/>
              </w:rPr>
              <w:t xml:space="preserve">  </w:t>
            </w:r>
            <w:r>
              <w:rPr>
                <w:rFonts w:hint="eastAsia"/>
              </w:rPr>
              <w:t>固定传</w:t>
            </w:r>
            <w:r>
              <w:rPr>
                <w:rFonts w:hint="eastAsia"/>
              </w:rPr>
              <w:t>CN</w:t>
            </w:r>
          </w:p>
        </w:tc>
      </w:tr>
      <w:tr w:rsidR="007260E6" w:rsidTr="00822703">
        <w:tc>
          <w:tcPr>
            <w:tcW w:w="2518" w:type="dxa"/>
          </w:tcPr>
          <w:p w:rsidR="007260E6" w:rsidRPr="00020E6D" w:rsidRDefault="007260E6" w:rsidP="005C59C2">
            <w:r w:rsidRPr="00020E6D">
              <w:rPr>
                <w:rFonts w:hint="eastAsia"/>
              </w:rPr>
              <w:t>PAY_ACCNO</w:t>
            </w:r>
          </w:p>
        </w:tc>
        <w:tc>
          <w:tcPr>
            <w:tcW w:w="2693" w:type="dxa"/>
          </w:tcPr>
          <w:p w:rsidR="007260E6" w:rsidRPr="00020E6D" w:rsidRDefault="007260E6" w:rsidP="005C59C2">
            <w:r w:rsidRPr="00020E6D">
              <w:rPr>
                <w:rFonts w:hint="eastAsia"/>
              </w:rPr>
              <w:t>转出账户号</w:t>
            </w:r>
          </w:p>
        </w:tc>
        <w:tc>
          <w:tcPr>
            <w:tcW w:w="4111" w:type="dxa"/>
          </w:tcPr>
          <w:p w:rsidR="007260E6" w:rsidRPr="00020E6D" w:rsidRDefault="007260E6" w:rsidP="005C59C2">
            <w:r>
              <w:rPr>
                <w:rFonts w:hint="eastAsia"/>
              </w:rPr>
              <w:t>必传</w:t>
            </w:r>
            <w:r>
              <w:rPr>
                <w:rFonts w:hint="eastAsia"/>
              </w:rPr>
              <w:t>,</w:t>
            </w:r>
            <w:r>
              <w:rPr>
                <w:rFonts w:hint="eastAsia"/>
              </w:rPr>
              <w:t>取付款单付款账号</w:t>
            </w:r>
          </w:p>
        </w:tc>
      </w:tr>
      <w:tr w:rsidR="007260E6" w:rsidTr="00822703">
        <w:tc>
          <w:tcPr>
            <w:tcW w:w="2518" w:type="dxa"/>
          </w:tcPr>
          <w:p w:rsidR="007260E6" w:rsidRPr="00020E6D" w:rsidRDefault="007260E6" w:rsidP="005C59C2">
            <w:r w:rsidRPr="00020E6D">
              <w:rPr>
                <w:rFonts w:hint="eastAsia"/>
              </w:rPr>
              <w:t>RECV_ACCNO</w:t>
            </w:r>
          </w:p>
        </w:tc>
        <w:tc>
          <w:tcPr>
            <w:tcW w:w="2693" w:type="dxa"/>
          </w:tcPr>
          <w:p w:rsidR="007260E6" w:rsidRPr="00020E6D" w:rsidRDefault="007260E6" w:rsidP="005C59C2">
            <w:r w:rsidRPr="00020E6D">
              <w:rPr>
                <w:rFonts w:hint="eastAsia"/>
              </w:rPr>
              <w:t>转入账户号</w:t>
            </w:r>
          </w:p>
        </w:tc>
        <w:tc>
          <w:tcPr>
            <w:tcW w:w="4111" w:type="dxa"/>
          </w:tcPr>
          <w:p w:rsidR="007260E6" w:rsidRPr="00020E6D" w:rsidRDefault="007260E6" w:rsidP="005C59C2">
            <w:r>
              <w:rPr>
                <w:rFonts w:hint="eastAsia"/>
              </w:rPr>
              <w:t>必传</w:t>
            </w:r>
            <w:r>
              <w:rPr>
                <w:rFonts w:hint="eastAsia"/>
              </w:rPr>
              <w:t>,</w:t>
            </w:r>
            <w:r>
              <w:rPr>
                <w:rFonts w:hint="eastAsia"/>
              </w:rPr>
              <w:t>取付款单收款方银行账号</w:t>
            </w:r>
          </w:p>
        </w:tc>
      </w:tr>
      <w:tr w:rsidR="007260E6" w:rsidTr="00822703">
        <w:tc>
          <w:tcPr>
            <w:tcW w:w="2518" w:type="dxa"/>
          </w:tcPr>
          <w:p w:rsidR="007260E6" w:rsidRPr="00020E6D" w:rsidRDefault="007260E6" w:rsidP="005C59C2">
            <w:r w:rsidRPr="00020E6D">
              <w:rPr>
                <w:rFonts w:hint="eastAsia"/>
              </w:rPr>
              <w:t>RECV_ACC_NAME</w:t>
            </w:r>
          </w:p>
        </w:tc>
        <w:tc>
          <w:tcPr>
            <w:tcW w:w="2693" w:type="dxa"/>
          </w:tcPr>
          <w:p w:rsidR="007260E6" w:rsidRPr="00020E6D" w:rsidRDefault="007260E6" w:rsidP="005C59C2">
            <w:r w:rsidRPr="00020E6D">
              <w:rPr>
                <w:rFonts w:hint="eastAsia"/>
              </w:rPr>
              <w:t>转入账户名称</w:t>
            </w:r>
          </w:p>
        </w:tc>
        <w:tc>
          <w:tcPr>
            <w:tcW w:w="4111" w:type="dxa"/>
          </w:tcPr>
          <w:p w:rsidR="007260E6" w:rsidRPr="00020E6D" w:rsidRDefault="007260E6" w:rsidP="005C59C2">
            <w:r>
              <w:rPr>
                <w:rFonts w:hint="eastAsia"/>
              </w:rPr>
              <w:t>必传</w:t>
            </w:r>
            <w:r>
              <w:rPr>
                <w:rFonts w:hint="eastAsia"/>
              </w:rPr>
              <w:t>,</w:t>
            </w:r>
            <w:r>
              <w:rPr>
                <w:rFonts w:hint="eastAsia"/>
              </w:rPr>
              <w:t>取付款单收款方银行账户名称</w:t>
            </w:r>
          </w:p>
        </w:tc>
      </w:tr>
      <w:tr w:rsidR="007260E6" w:rsidTr="00822703">
        <w:tc>
          <w:tcPr>
            <w:tcW w:w="2518" w:type="dxa"/>
          </w:tcPr>
          <w:p w:rsidR="007260E6" w:rsidRPr="00020E6D" w:rsidRDefault="007260E6" w:rsidP="005C59C2">
            <w:r w:rsidRPr="00020E6D">
              <w:rPr>
                <w:rFonts w:hint="eastAsia"/>
              </w:rPr>
              <w:t>CHK_RECVNAME</w:t>
            </w:r>
          </w:p>
        </w:tc>
        <w:tc>
          <w:tcPr>
            <w:tcW w:w="2693" w:type="dxa"/>
          </w:tcPr>
          <w:p w:rsidR="007260E6" w:rsidRPr="00020E6D" w:rsidRDefault="007260E6" w:rsidP="005C59C2">
            <w:r w:rsidRPr="00020E6D">
              <w:rPr>
                <w:rFonts w:hint="eastAsia"/>
              </w:rPr>
              <w:t>收款账户户名校验</w:t>
            </w:r>
          </w:p>
        </w:tc>
        <w:tc>
          <w:tcPr>
            <w:tcW w:w="4111" w:type="dxa"/>
          </w:tcPr>
          <w:p w:rsidR="007260E6" w:rsidRPr="00020E6D" w:rsidRDefault="00C6410C" w:rsidP="005C59C2">
            <w:r>
              <w:t>1:</w:t>
            </w:r>
            <w:r>
              <w:t>校验</w:t>
            </w:r>
            <w:r>
              <w:t xml:space="preserve"> 0</w:t>
            </w:r>
            <w:r>
              <w:t>：不校验</w:t>
            </w:r>
            <w:r>
              <w:rPr>
                <w:rFonts w:hint="eastAsia"/>
              </w:rPr>
              <w:t>，目前传</w:t>
            </w:r>
            <w:r>
              <w:rPr>
                <w:rFonts w:hint="eastAsia"/>
              </w:rPr>
              <w:t>0</w:t>
            </w:r>
            <w:r>
              <w:rPr>
                <w:rFonts w:hint="eastAsia"/>
              </w:rPr>
              <w:t>不校验</w:t>
            </w:r>
          </w:p>
        </w:tc>
      </w:tr>
      <w:tr w:rsidR="007260E6" w:rsidTr="00822703">
        <w:tc>
          <w:tcPr>
            <w:tcW w:w="2518" w:type="dxa"/>
          </w:tcPr>
          <w:p w:rsidR="007260E6" w:rsidRPr="00020E6D" w:rsidRDefault="007260E6" w:rsidP="005C59C2">
            <w:r w:rsidRPr="00020E6D">
              <w:rPr>
                <w:rFonts w:hint="eastAsia"/>
              </w:rPr>
              <w:t>RECV_OPENACC_DEPT</w:t>
            </w:r>
          </w:p>
        </w:tc>
        <w:tc>
          <w:tcPr>
            <w:tcW w:w="2693" w:type="dxa"/>
          </w:tcPr>
          <w:p w:rsidR="007260E6" w:rsidRPr="00020E6D" w:rsidRDefault="007260E6" w:rsidP="005C59C2">
            <w:r w:rsidRPr="00020E6D">
              <w:rPr>
                <w:rFonts w:hint="eastAsia"/>
              </w:rPr>
              <w:t>转入账户开户机构名称</w:t>
            </w:r>
          </w:p>
        </w:tc>
        <w:tc>
          <w:tcPr>
            <w:tcW w:w="4111" w:type="dxa"/>
          </w:tcPr>
          <w:p w:rsidR="007260E6" w:rsidRPr="00020E6D" w:rsidRDefault="007260E6" w:rsidP="005C59C2">
            <w:r>
              <w:rPr>
                <w:rFonts w:hint="eastAsia"/>
              </w:rPr>
              <w:t>必传，取付款单收款方开户银行名称</w:t>
            </w:r>
          </w:p>
        </w:tc>
      </w:tr>
      <w:tr w:rsidR="006E73A0" w:rsidTr="00822703">
        <w:tc>
          <w:tcPr>
            <w:tcW w:w="2518" w:type="dxa"/>
          </w:tcPr>
          <w:p w:rsidR="006E73A0" w:rsidRPr="00020E6D" w:rsidRDefault="006E73A0" w:rsidP="005C59C2">
            <w:r>
              <w:t>RECV_UBANKNO</w:t>
            </w:r>
          </w:p>
        </w:tc>
        <w:tc>
          <w:tcPr>
            <w:tcW w:w="2693" w:type="dxa"/>
          </w:tcPr>
          <w:p w:rsidR="006E73A0" w:rsidRPr="00020E6D" w:rsidRDefault="006E73A0" w:rsidP="005C59C2">
            <w:r>
              <w:t>转入账户联行号</w:t>
            </w:r>
          </w:p>
        </w:tc>
        <w:tc>
          <w:tcPr>
            <w:tcW w:w="4111" w:type="dxa"/>
          </w:tcPr>
          <w:p w:rsidR="006E73A0" w:rsidRDefault="006E73A0" w:rsidP="005C59C2">
            <w:r>
              <w:rPr>
                <w:rFonts w:hint="eastAsia"/>
              </w:rPr>
              <w:t>非必传</w:t>
            </w:r>
          </w:p>
        </w:tc>
      </w:tr>
      <w:tr w:rsidR="007260E6" w:rsidTr="00822703">
        <w:tc>
          <w:tcPr>
            <w:tcW w:w="2518" w:type="dxa"/>
          </w:tcPr>
          <w:p w:rsidR="007260E6" w:rsidRPr="00020E6D" w:rsidRDefault="007260E6" w:rsidP="005C59C2">
            <w:r w:rsidRPr="00020E6D">
              <w:rPr>
                <w:rFonts w:hint="eastAsia"/>
              </w:rPr>
              <w:t>AMOUNT</w:t>
            </w:r>
          </w:p>
        </w:tc>
        <w:tc>
          <w:tcPr>
            <w:tcW w:w="2693" w:type="dxa"/>
          </w:tcPr>
          <w:p w:rsidR="007260E6" w:rsidRPr="00020E6D" w:rsidRDefault="007260E6" w:rsidP="005C59C2">
            <w:r w:rsidRPr="00020E6D">
              <w:rPr>
                <w:rFonts w:hint="eastAsia"/>
              </w:rPr>
              <w:t>金额</w:t>
            </w:r>
          </w:p>
        </w:tc>
        <w:tc>
          <w:tcPr>
            <w:tcW w:w="4111" w:type="dxa"/>
          </w:tcPr>
          <w:p w:rsidR="007260E6" w:rsidRPr="00020E6D" w:rsidRDefault="007260E6" w:rsidP="005C59C2">
            <w:r>
              <w:rPr>
                <w:rFonts w:hint="eastAsia"/>
              </w:rPr>
              <w:t>必传</w:t>
            </w:r>
            <w:r>
              <w:rPr>
                <w:rFonts w:hint="eastAsia"/>
              </w:rPr>
              <w:t xml:space="preserve">, </w:t>
            </w:r>
            <w:r>
              <w:rPr>
                <w:rFonts w:hint="eastAsia"/>
              </w:rPr>
              <w:t>取付款单付款金额</w:t>
            </w:r>
          </w:p>
        </w:tc>
      </w:tr>
      <w:tr w:rsidR="007260E6" w:rsidTr="00822703">
        <w:tc>
          <w:tcPr>
            <w:tcW w:w="2518" w:type="dxa"/>
          </w:tcPr>
          <w:p w:rsidR="007260E6" w:rsidRPr="00020E6D" w:rsidRDefault="007260E6" w:rsidP="005C59C2">
            <w:r w:rsidRPr="00020E6D">
              <w:rPr>
                <w:rFonts w:hint="eastAsia"/>
              </w:rPr>
              <w:lastRenderedPageBreak/>
              <w:t>CUR_TYPE</w:t>
            </w:r>
          </w:p>
        </w:tc>
        <w:tc>
          <w:tcPr>
            <w:tcW w:w="2693" w:type="dxa"/>
          </w:tcPr>
          <w:p w:rsidR="007260E6" w:rsidRPr="00020E6D" w:rsidRDefault="007260E6" w:rsidP="005C59C2">
            <w:r w:rsidRPr="00020E6D">
              <w:rPr>
                <w:rFonts w:hint="eastAsia"/>
              </w:rPr>
              <w:t>币种</w:t>
            </w:r>
          </w:p>
        </w:tc>
        <w:tc>
          <w:tcPr>
            <w:tcW w:w="4111" w:type="dxa"/>
          </w:tcPr>
          <w:p w:rsidR="007260E6" w:rsidRPr="00020E6D" w:rsidRDefault="007260E6" w:rsidP="005C59C2">
            <w:r>
              <w:rPr>
                <w:rFonts w:hint="eastAsia"/>
              </w:rPr>
              <w:t>必传</w:t>
            </w:r>
            <w:r>
              <w:rPr>
                <w:rFonts w:hint="eastAsia"/>
              </w:rPr>
              <w:t xml:space="preserve">, </w:t>
            </w:r>
            <w:r w:rsidR="00D11392">
              <w:t>01:</w:t>
            </w:r>
            <w:r w:rsidR="00D11392">
              <w:t>人民币</w:t>
            </w:r>
            <w:r w:rsidR="009A3AD0">
              <w:rPr>
                <w:rFonts w:hint="eastAsia"/>
              </w:rPr>
              <w:t>,</w:t>
            </w:r>
            <w:r w:rsidR="009A3AD0">
              <w:t xml:space="preserve"> </w:t>
            </w:r>
            <w:r w:rsidR="009A3AD0">
              <w:t>该接口仅支持人民币转账</w:t>
            </w:r>
          </w:p>
        </w:tc>
      </w:tr>
      <w:tr w:rsidR="007260E6" w:rsidTr="00822703">
        <w:tc>
          <w:tcPr>
            <w:tcW w:w="2518" w:type="dxa"/>
          </w:tcPr>
          <w:p w:rsidR="007260E6" w:rsidRPr="00020E6D" w:rsidRDefault="007260E6" w:rsidP="005C59C2">
            <w:r w:rsidRPr="00020E6D">
              <w:rPr>
                <w:rFonts w:hint="eastAsia"/>
              </w:rPr>
              <w:t>USEOF</w:t>
            </w:r>
          </w:p>
        </w:tc>
        <w:tc>
          <w:tcPr>
            <w:tcW w:w="2693" w:type="dxa"/>
          </w:tcPr>
          <w:p w:rsidR="007260E6" w:rsidRPr="00020E6D" w:rsidRDefault="007260E6" w:rsidP="005C59C2">
            <w:r w:rsidRPr="00020E6D">
              <w:rPr>
                <w:rFonts w:hint="eastAsia"/>
              </w:rPr>
              <w:t>用途</w:t>
            </w:r>
          </w:p>
        </w:tc>
        <w:tc>
          <w:tcPr>
            <w:tcW w:w="4111" w:type="dxa"/>
          </w:tcPr>
          <w:p w:rsidR="007260E6" w:rsidRPr="00020E6D" w:rsidRDefault="007260E6" w:rsidP="005C59C2">
            <w:r>
              <w:rPr>
                <w:rFonts w:hint="eastAsia"/>
              </w:rPr>
              <w:t>必传</w:t>
            </w:r>
          </w:p>
        </w:tc>
      </w:tr>
      <w:tr w:rsidR="007260E6" w:rsidTr="00822703">
        <w:tc>
          <w:tcPr>
            <w:tcW w:w="2518" w:type="dxa"/>
          </w:tcPr>
          <w:p w:rsidR="007260E6" w:rsidRPr="00020E6D" w:rsidRDefault="007260E6" w:rsidP="005C59C2">
            <w:r w:rsidRPr="00020E6D">
              <w:rPr>
                <w:rFonts w:hint="eastAsia"/>
              </w:rPr>
              <w:t>CST_PAY_NO</w:t>
            </w:r>
          </w:p>
        </w:tc>
        <w:tc>
          <w:tcPr>
            <w:tcW w:w="2693" w:type="dxa"/>
          </w:tcPr>
          <w:p w:rsidR="007260E6" w:rsidRPr="00020E6D" w:rsidRDefault="007260E6" w:rsidP="005C59C2">
            <w:r w:rsidRPr="00020E6D">
              <w:rPr>
                <w:rFonts w:hint="eastAsia"/>
              </w:rPr>
              <w:t>客户方流水号</w:t>
            </w:r>
          </w:p>
        </w:tc>
        <w:tc>
          <w:tcPr>
            <w:tcW w:w="4111" w:type="dxa"/>
          </w:tcPr>
          <w:p w:rsidR="007260E6" w:rsidRPr="00020E6D" w:rsidRDefault="007260E6" w:rsidP="005C59C2">
            <w:r>
              <w:rPr>
                <w:rFonts w:hint="eastAsia"/>
              </w:rPr>
              <w:t>不传</w:t>
            </w:r>
          </w:p>
        </w:tc>
      </w:tr>
      <w:tr w:rsidR="007260E6" w:rsidTr="00822703">
        <w:tc>
          <w:tcPr>
            <w:tcW w:w="2518" w:type="dxa"/>
          </w:tcPr>
          <w:p w:rsidR="007260E6" w:rsidRPr="00020E6D" w:rsidRDefault="007260E6" w:rsidP="005C59C2">
            <w:r w:rsidRPr="00020E6D">
              <w:rPr>
                <w:rFonts w:hint="eastAsia"/>
              </w:rPr>
              <w:t>REM1</w:t>
            </w:r>
          </w:p>
        </w:tc>
        <w:tc>
          <w:tcPr>
            <w:tcW w:w="2693" w:type="dxa"/>
          </w:tcPr>
          <w:p w:rsidR="007260E6" w:rsidRPr="00020E6D" w:rsidRDefault="007260E6" w:rsidP="005C59C2">
            <w:r w:rsidRPr="00020E6D">
              <w:rPr>
                <w:rFonts w:hint="eastAsia"/>
              </w:rPr>
              <w:t>备注</w:t>
            </w:r>
            <w:r w:rsidRPr="00020E6D">
              <w:rPr>
                <w:rFonts w:hint="eastAsia"/>
              </w:rPr>
              <w:t>1</w:t>
            </w:r>
          </w:p>
        </w:tc>
        <w:tc>
          <w:tcPr>
            <w:tcW w:w="4111" w:type="dxa"/>
          </w:tcPr>
          <w:p w:rsidR="007260E6" w:rsidRPr="00020E6D" w:rsidRDefault="007260E6" w:rsidP="005C59C2">
            <w:r>
              <w:rPr>
                <w:rFonts w:hint="eastAsia"/>
              </w:rPr>
              <w:t>暂不传</w:t>
            </w:r>
          </w:p>
        </w:tc>
      </w:tr>
      <w:tr w:rsidR="007260E6" w:rsidTr="00822703">
        <w:tc>
          <w:tcPr>
            <w:tcW w:w="2518" w:type="dxa"/>
          </w:tcPr>
          <w:p w:rsidR="007260E6" w:rsidRPr="00020E6D" w:rsidRDefault="007260E6" w:rsidP="005C59C2">
            <w:r w:rsidRPr="00020E6D">
              <w:rPr>
                <w:rFonts w:hint="eastAsia"/>
              </w:rPr>
              <w:t>REM2</w:t>
            </w:r>
          </w:p>
        </w:tc>
        <w:tc>
          <w:tcPr>
            <w:tcW w:w="2693" w:type="dxa"/>
          </w:tcPr>
          <w:p w:rsidR="007260E6" w:rsidRPr="00020E6D" w:rsidRDefault="007260E6" w:rsidP="005C59C2">
            <w:r w:rsidRPr="00020E6D">
              <w:rPr>
                <w:rFonts w:hint="eastAsia"/>
              </w:rPr>
              <w:t>备注</w:t>
            </w:r>
            <w:r w:rsidRPr="00020E6D">
              <w:rPr>
                <w:rFonts w:hint="eastAsia"/>
              </w:rPr>
              <w:t>2</w:t>
            </w:r>
          </w:p>
        </w:tc>
        <w:tc>
          <w:tcPr>
            <w:tcW w:w="4111" w:type="dxa"/>
          </w:tcPr>
          <w:p w:rsidR="007260E6" w:rsidRPr="00020E6D" w:rsidRDefault="007260E6" w:rsidP="005C59C2">
            <w:r>
              <w:rPr>
                <w:rFonts w:hint="eastAsia"/>
              </w:rPr>
              <w:t>不传</w:t>
            </w:r>
          </w:p>
        </w:tc>
      </w:tr>
      <w:tr w:rsidR="007260E6" w:rsidTr="00822703">
        <w:tc>
          <w:tcPr>
            <w:tcW w:w="2518" w:type="dxa"/>
          </w:tcPr>
          <w:p w:rsidR="007260E6" w:rsidRPr="00020E6D" w:rsidRDefault="007260E6" w:rsidP="005C59C2">
            <w:r w:rsidRPr="00020E6D">
              <w:rPr>
                <w:rFonts w:hint="eastAsia"/>
              </w:rPr>
              <w:t>SIGN_INFO</w:t>
            </w:r>
          </w:p>
        </w:tc>
        <w:tc>
          <w:tcPr>
            <w:tcW w:w="2693" w:type="dxa"/>
          </w:tcPr>
          <w:p w:rsidR="007260E6" w:rsidRPr="00020E6D" w:rsidRDefault="007260E6" w:rsidP="005C59C2">
            <w:r w:rsidRPr="00020E6D">
              <w:rPr>
                <w:rFonts w:hint="eastAsia"/>
              </w:rPr>
              <w:t>签名信息</w:t>
            </w:r>
          </w:p>
        </w:tc>
        <w:tc>
          <w:tcPr>
            <w:tcW w:w="4111" w:type="dxa"/>
          </w:tcPr>
          <w:p w:rsidR="007260E6" w:rsidRPr="00020E6D" w:rsidRDefault="007260E6" w:rsidP="005C59C2">
            <w:r>
              <w:rPr>
                <w:rFonts w:hint="eastAsia"/>
              </w:rPr>
              <w:t>不传</w:t>
            </w:r>
            <w:r>
              <w:rPr>
                <w:rFonts w:hint="eastAsia"/>
              </w:rPr>
              <w:t>,</w:t>
            </w:r>
            <w:r>
              <w:rPr>
                <w:rFonts w:hint="eastAsia"/>
              </w:rPr>
              <w:t>建行客户端会自动添加</w:t>
            </w:r>
          </w:p>
        </w:tc>
      </w:tr>
      <w:tr w:rsidR="007260E6" w:rsidTr="00822703">
        <w:tc>
          <w:tcPr>
            <w:tcW w:w="2518" w:type="dxa"/>
          </w:tcPr>
          <w:p w:rsidR="007260E6" w:rsidRPr="00020E6D" w:rsidRDefault="007260E6" w:rsidP="005C59C2">
            <w:r w:rsidRPr="00020E6D">
              <w:rPr>
                <w:rFonts w:hint="eastAsia"/>
              </w:rPr>
              <w:t>SIGNCERT</w:t>
            </w:r>
          </w:p>
        </w:tc>
        <w:tc>
          <w:tcPr>
            <w:tcW w:w="2693" w:type="dxa"/>
          </w:tcPr>
          <w:p w:rsidR="007260E6" w:rsidRDefault="007260E6" w:rsidP="005C59C2">
            <w:r w:rsidRPr="00020E6D">
              <w:rPr>
                <w:rFonts w:hint="eastAsia"/>
              </w:rPr>
              <w:t>签名</w:t>
            </w:r>
            <w:r w:rsidRPr="00020E6D">
              <w:rPr>
                <w:rFonts w:hint="eastAsia"/>
              </w:rPr>
              <w:t>CA</w:t>
            </w:r>
            <w:r w:rsidRPr="00020E6D">
              <w:rPr>
                <w:rFonts w:hint="eastAsia"/>
              </w:rPr>
              <w:t>信息</w:t>
            </w:r>
          </w:p>
        </w:tc>
        <w:tc>
          <w:tcPr>
            <w:tcW w:w="4111" w:type="dxa"/>
          </w:tcPr>
          <w:p w:rsidR="007260E6" w:rsidRPr="00020E6D" w:rsidRDefault="007260E6" w:rsidP="005C59C2">
            <w:r>
              <w:rPr>
                <w:rFonts w:hint="eastAsia"/>
              </w:rPr>
              <w:t>不传</w:t>
            </w:r>
            <w:r>
              <w:t>,</w:t>
            </w:r>
            <w:r>
              <w:rPr>
                <w:rFonts w:hint="eastAsia"/>
              </w:rPr>
              <w:t>建行客户端会自动添加</w:t>
            </w:r>
          </w:p>
        </w:tc>
      </w:tr>
    </w:tbl>
    <w:p w:rsidR="00D776C1" w:rsidRDefault="00D776C1" w:rsidP="00645A17"/>
    <w:p w:rsidR="00D776C1" w:rsidRPr="00D776C1" w:rsidRDefault="00D776C1" w:rsidP="00D776C1">
      <w:pPr>
        <w:pStyle w:val="a9"/>
        <w:numPr>
          <w:ilvl w:val="0"/>
          <w:numId w:val="5"/>
        </w:numPr>
        <w:ind w:firstLineChars="0"/>
      </w:pPr>
      <w:r w:rsidRPr="00D776C1">
        <w:rPr>
          <w:rFonts w:hint="eastAsia"/>
        </w:rPr>
        <w:t>付款通道时间：原则上与工行类似实现</w:t>
      </w:r>
      <w:r w:rsidRPr="00D776C1">
        <w:rPr>
          <w:rFonts w:hint="eastAsia"/>
        </w:rPr>
        <w:t>24</w:t>
      </w:r>
      <w:r w:rsidRPr="00D776C1">
        <w:rPr>
          <w:rFonts w:hint="eastAsia"/>
        </w:rPr>
        <w:t>小时直连网银转账，但是建行技术告知（</w:t>
      </w:r>
      <w:r w:rsidRPr="00D776C1">
        <w:rPr>
          <w:rFonts w:hint="eastAsia"/>
          <w:b/>
          <w:bCs/>
          <w:highlight w:val="yellow"/>
        </w:rPr>
        <w:t>23:00~01:00</w:t>
      </w:r>
      <w:r w:rsidRPr="00D776C1">
        <w:rPr>
          <w:rFonts w:hint="eastAsia"/>
          <w:highlight w:val="yellow"/>
        </w:rPr>
        <w:t>）时间段建议关闭直连通道</w:t>
      </w:r>
      <w:r w:rsidR="00136137">
        <w:rPr>
          <w:rFonts w:hint="eastAsia"/>
        </w:rPr>
        <w:t>不允许提交付款（此处可以做一下限制</w:t>
      </w:r>
      <w:r w:rsidRPr="00D776C1">
        <w:rPr>
          <w:rFonts w:hint="eastAsia"/>
        </w:rPr>
        <w:t>）</w:t>
      </w:r>
      <w:r>
        <w:rPr>
          <w:rFonts w:hint="eastAsia"/>
        </w:rPr>
        <w:t>。</w:t>
      </w:r>
    </w:p>
    <w:p w:rsidR="00AD0DFE" w:rsidRDefault="00AD0DFE" w:rsidP="00EE0FA4">
      <w:pPr>
        <w:pStyle w:val="3"/>
        <w:numPr>
          <w:ilvl w:val="0"/>
          <w:numId w:val="4"/>
        </w:numPr>
      </w:pPr>
      <w:r>
        <w:rPr>
          <w:rFonts w:hint="eastAsia"/>
        </w:rPr>
        <w:t>建行付款单位</w:t>
      </w:r>
      <w:r w:rsidR="00351A75">
        <w:rPr>
          <w:rFonts w:hint="eastAsia"/>
        </w:rPr>
        <w:t>及</w:t>
      </w:r>
      <w:ins w:id="48" w:author="xha肖亨安" w:date="2017-06-01T15:40:00Z">
        <w:r w:rsidR="00404A50">
          <w:rPr>
            <w:rFonts w:hint="eastAsia"/>
          </w:rPr>
          <w:t>付款</w:t>
        </w:r>
      </w:ins>
      <w:r w:rsidR="002235FF">
        <w:rPr>
          <w:rFonts w:hint="eastAsia"/>
        </w:rPr>
        <w:t>账户</w:t>
      </w:r>
      <w:r w:rsidR="00AE49CA">
        <w:rPr>
          <w:rFonts w:hint="eastAsia"/>
        </w:rPr>
        <w:t>信息</w:t>
      </w:r>
      <w:r w:rsidR="009F2499">
        <w:rPr>
          <w:rFonts w:hint="eastAsia"/>
        </w:rPr>
        <w:t>维护</w:t>
      </w:r>
      <w:ins w:id="49" w:author="xha肖亨安" w:date="2017-06-01T15:40:00Z">
        <w:r w:rsidR="00404A50">
          <w:rPr>
            <w:rFonts w:hint="eastAsia"/>
          </w:rPr>
          <w:t>变更</w:t>
        </w:r>
      </w:ins>
    </w:p>
    <w:p w:rsidR="004B590A" w:rsidRDefault="004B590A" w:rsidP="00D43B86">
      <w:pPr>
        <w:pStyle w:val="a9"/>
        <w:numPr>
          <w:ilvl w:val="0"/>
          <w:numId w:val="6"/>
        </w:numPr>
        <w:ind w:firstLineChars="0"/>
      </w:pPr>
      <w:r>
        <w:rPr>
          <w:rFonts w:hint="eastAsia"/>
        </w:rPr>
        <w:t>付款</w:t>
      </w:r>
      <w:r>
        <w:t>单位由财务在</w:t>
      </w:r>
      <w:r>
        <w:t>2381</w:t>
      </w:r>
      <w:r>
        <w:t>中维护支持的付款方式，</w:t>
      </w:r>
      <w:r>
        <w:rPr>
          <w:rFonts w:hint="eastAsia"/>
        </w:rPr>
        <w:t>这块</w:t>
      </w:r>
      <w:r>
        <w:t>功能</w:t>
      </w:r>
      <w:r w:rsidR="00A604C1">
        <w:t>满足建行直连付款功能</w:t>
      </w:r>
      <w:r>
        <w:rPr>
          <w:rFonts w:hint="eastAsia"/>
        </w:rPr>
        <w:t>保持</w:t>
      </w:r>
      <w:r w:rsidR="00B243E9">
        <w:t>不变</w:t>
      </w:r>
      <w:r w:rsidR="00630934">
        <w:rPr>
          <w:rFonts w:hint="eastAsia"/>
        </w:rPr>
        <w:t>。</w:t>
      </w:r>
    </w:p>
    <w:p w:rsidR="004B590A" w:rsidRDefault="004B590A" w:rsidP="00D43B86">
      <w:pPr>
        <w:pStyle w:val="a9"/>
        <w:numPr>
          <w:ilvl w:val="0"/>
          <w:numId w:val="6"/>
        </w:numPr>
        <w:ind w:firstLineChars="0"/>
      </w:pPr>
      <w:r>
        <w:rPr>
          <w:rFonts w:hint="eastAsia"/>
        </w:rPr>
        <w:t>付款单位</w:t>
      </w:r>
      <w:r>
        <w:t>付款帐号由财务在</w:t>
      </w:r>
      <w:r>
        <w:t>2652</w:t>
      </w:r>
      <w:r w:rsidR="0052722A" w:rsidRPr="00D43B86">
        <w:rPr>
          <w:rFonts w:ascii="宋体" w:hAnsi="Calibri" w:cs="宋体" w:hint="eastAsia"/>
          <w:color w:val="000000"/>
          <w:kern w:val="0"/>
          <w:szCs w:val="21"/>
          <w:lang w:val="zh-CN"/>
        </w:rPr>
        <w:t>携程付款银行账户维护模块</w:t>
      </w:r>
      <w:r w:rsidR="0052722A">
        <w:t>中维护</w:t>
      </w:r>
      <w:r>
        <w:t>付款账户信息，</w:t>
      </w:r>
      <w:r>
        <w:rPr>
          <w:rFonts w:hint="eastAsia"/>
        </w:rPr>
        <w:t>若</w:t>
      </w:r>
      <w:r w:rsidR="0006561B">
        <w:rPr>
          <w:rFonts w:hint="eastAsia"/>
        </w:rPr>
        <w:t>需</w:t>
      </w:r>
      <w:r w:rsidR="0006561B">
        <w:t>新增</w:t>
      </w:r>
      <w:r w:rsidR="00231131">
        <w:rPr>
          <w:rFonts w:hint="eastAsia"/>
        </w:rPr>
        <w:t>直连付款</w:t>
      </w:r>
      <w:r>
        <w:t>建行账户，由财务在</w:t>
      </w:r>
      <w:r w:rsidR="00EC0172">
        <w:rPr>
          <w:rFonts w:hint="eastAsia"/>
        </w:rPr>
        <w:t>此</w:t>
      </w:r>
      <w:r w:rsidR="005D3A44">
        <w:t>模块配置</w:t>
      </w:r>
      <w:r>
        <w:t>。</w:t>
      </w:r>
    </w:p>
    <w:p w:rsidR="00A948D2" w:rsidRDefault="00A948D2" w:rsidP="004B590A">
      <w:pPr>
        <w:rPr>
          <w:ins w:id="50" w:author="xha肖亨安" w:date="2017-06-01T15:41:00Z"/>
        </w:rPr>
      </w:pPr>
      <w:del w:id="51" w:author="vzj章剑" w:date="2017-08-25T09:29:00Z">
        <w:r w:rsidDel="0043272F">
          <w:rPr>
            <w:noProof/>
          </w:rPr>
          <w:drawing>
            <wp:inline distT="0" distB="0" distL="0" distR="0" wp14:anchorId="60B677FA" wp14:editId="53259ED7">
              <wp:extent cx="5274310" cy="4793884"/>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93884"/>
                      </a:xfrm>
                      <a:prstGeom prst="rect">
                        <a:avLst/>
                      </a:prstGeom>
                    </pic:spPr>
                  </pic:pic>
                </a:graphicData>
              </a:graphic>
            </wp:inline>
          </w:drawing>
        </w:r>
      </w:del>
      <w:ins w:id="52" w:author="vzj章剑" w:date="2017-08-25T09:29:00Z">
        <w:r w:rsidR="0043272F">
          <w:rPr>
            <w:noProof/>
          </w:rPr>
          <w:drawing>
            <wp:inline distT="0" distB="0" distL="0" distR="0" wp14:anchorId="2EBBA1E6" wp14:editId="6DD54170">
              <wp:extent cx="6120765" cy="5055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5055235"/>
                      </a:xfrm>
                      <a:prstGeom prst="rect">
                        <a:avLst/>
                      </a:prstGeom>
                    </pic:spPr>
                  </pic:pic>
                </a:graphicData>
              </a:graphic>
            </wp:inline>
          </w:drawing>
        </w:r>
      </w:ins>
    </w:p>
    <w:p w:rsidR="000731A3" w:rsidRPr="000731A3" w:rsidRDefault="000731A3">
      <w:pPr>
        <w:pStyle w:val="a9"/>
        <w:numPr>
          <w:ilvl w:val="0"/>
          <w:numId w:val="12"/>
        </w:numPr>
        <w:ind w:firstLineChars="0"/>
        <w:rPr>
          <w:ins w:id="53" w:author="xha肖亨安" w:date="2017-06-01T15:42:00Z"/>
          <w:b/>
          <w:rPrChange w:id="54" w:author="xha肖亨安" w:date="2017-06-01T15:43:00Z">
            <w:rPr>
              <w:ins w:id="55" w:author="xha肖亨安" w:date="2017-06-01T15:42:00Z"/>
            </w:rPr>
          </w:rPrChange>
        </w:rPr>
        <w:pPrChange w:id="56" w:author="xha肖亨安" w:date="2017-06-01T15:43:00Z">
          <w:pPr/>
        </w:pPrChange>
      </w:pPr>
      <w:ins w:id="57" w:author="xha肖亨安" w:date="2017-06-01T15:42:00Z">
        <w:r w:rsidRPr="000731A3">
          <w:rPr>
            <w:rFonts w:hint="eastAsia"/>
            <w:b/>
            <w:rPrChange w:id="58" w:author="xha肖亨安" w:date="2017-06-01T15:43:00Z">
              <w:rPr>
                <w:rFonts w:hint="eastAsia"/>
              </w:rPr>
            </w:rPrChange>
          </w:rPr>
          <w:t>新增“是否直连付款”字段属性</w:t>
        </w:r>
      </w:ins>
    </w:p>
    <w:p w:rsidR="00E01DA5" w:rsidRDefault="00291E82" w:rsidP="004B590A">
      <w:pPr>
        <w:rPr>
          <w:ins w:id="59" w:author="xha肖亨安" w:date="2017-06-01T15:50:00Z"/>
        </w:rPr>
      </w:pPr>
      <w:ins w:id="60" w:author="xha肖亨安" w:date="2017-06-01T16:14:00Z">
        <w:r>
          <w:rPr>
            <w:rFonts w:hint="eastAsia"/>
          </w:rPr>
          <w:t>2652</w:t>
        </w:r>
      </w:ins>
      <w:ins w:id="61" w:author="xha肖亨安" w:date="2017-06-01T15:41:00Z">
        <w:r w:rsidR="00E01DA5">
          <w:rPr>
            <w:rFonts w:hint="eastAsia"/>
          </w:rPr>
          <w:t>银行账号维护新增界面</w:t>
        </w:r>
      </w:ins>
      <w:ins w:id="62" w:author="xha肖亨安" w:date="2017-06-01T16:13:00Z">
        <w:r w:rsidR="00AE70FC">
          <w:rPr>
            <w:rFonts w:hint="eastAsia"/>
          </w:rPr>
          <w:t>（如上）</w:t>
        </w:r>
      </w:ins>
      <w:ins w:id="63" w:author="xha肖亨安" w:date="2017-06-01T15:41:00Z">
        <w:r w:rsidR="00E01DA5">
          <w:rPr>
            <w:rFonts w:hint="eastAsia"/>
          </w:rPr>
          <w:t>新增</w:t>
        </w:r>
      </w:ins>
      <w:ins w:id="64" w:author="xha肖亨安" w:date="2017-06-01T15:50:00Z">
        <w:r w:rsidR="00603176">
          <w:rPr>
            <w:rFonts w:hint="eastAsia"/>
          </w:rPr>
          <w:t>属性</w:t>
        </w:r>
      </w:ins>
      <w:ins w:id="65" w:author="xha肖亨安" w:date="2017-06-01T15:41:00Z">
        <w:r w:rsidR="00E01DA5">
          <w:rPr>
            <w:rFonts w:hint="eastAsia"/>
          </w:rPr>
          <w:t>字段“</w:t>
        </w:r>
      </w:ins>
      <w:ins w:id="66" w:author="xha肖亨安" w:date="2017-06-01T15:42:00Z">
        <w:r w:rsidR="00E01DA5">
          <w:rPr>
            <w:rFonts w:hint="eastAsia"/>
          </w:rPr>
          <w:t>是否直连付款”</w:t>
        </w:r>
      </w:ins>
      <w:ins w:id="67" w:author="xha肖亨安" w:date="2017-06-01T15:48:00Z">
        <w:r w:rsidR="009660AF">
          <w:rPr>
            <w:rFonts w:hint="eastAsia"/>
          </w:rPr>
          <w:t>，</w:t>
        </w:r>
      </w:ins>
      <w:ins w:id="68" w:author="xha肖亨安" w:date="2017-06-01T15:49:00Z">
        <w:r w:rsidR="009660AF">
          <w:rPr>
            <w:rFonts w:hint="eastAsia"/>
          </w:rPr>
          <w:t>下拉选择：是</w:t>
        </w:r>
        <w:r w:rsidR="009660AF">
          <w:rPr>
            <w:rFonts w:hint="eastAsia"/>
          </w:rPr>
          <w:t>\</w:t>
        </w:r>
        <w:r w:rsidR="009660AF">
          <w:rPr>
            <w:rFonts w:hint="eastAsia"/>
          </w:rPr>
          <w:t>否</w:t>
        </w:r>
      </w:ins>
      <w:ins w:id="69" w:author="xha肖亨安" w:date="2017-06-01T16:01:00Z">
        <w:r w:rsidR="00772495">
          <w:rPr>
            <w:rFonts w:hint="eastAsia"/>
          </w:rPr>
          <w:t>，默认为否</w:t>
        </w:r>
      </w:ins>
      <w:ins w:id="70" w:author="xha肖亨安" w:date="2017-06-01T15:49:00Z">
        <w:r w:rsidR="009660AF">
          <w:rPr>
            <w:rFonts w:hint="eastAsia"/>
          </w:rPr>
          <w:t>。</w:t>
        </w:r>
      </w:ins>
    </w:p>
    <w:p w:rsidR="00796F90" w:rsidRDefault="00796F90" w:rsidP="004B590A">
      <w:pPr>
        <w:rPr>
          <w:ins w:id="71" w:author="xha肖亨安" w:date="2017-06-01T17:12:00Z"/>
        </w:rPr>
      </w:pPr>
      <w:ins w:id="72" w:author="xha肖亨安" w:date="2017-06-01T15:50:00Z">
        <w:r>
          <w:rPr>
            <w:rFonts w:hint="eastAsia"/>
          </w:rPr>
          <w:t>添加时需对</w:t>
        </w:r>
      </w:ins>
      <w:ins w:id="73" w:author="xha肖亨安" w:date="2017-06-01T16:01:00Z">
        <w:r w:rsidR="00772495">
          <w:rPr>
            <w:rFonts w:hint="eastAsia"/>
          </w:rPr>
          <w:t>该</w:t>
        </w:r>
      </w:ins>
      <w:ins w:id="74" w:author="xha肖亨安" w:date="2017-06-01T15:50:00Z">
        <w:r>
          <w:rPr>
            <w:rFonts w:hint="eastAsia"/>
          </w:rPr>
          <w:t>字段</w:t>
        </w:r>
      </w:ins>
      <w:ins w:id="75" w:author="xha肖亨安" w:date="2017-06-01T15:51:00Z">
        <w:r w:rsidR="005E5AB2">
          <w:rPr>
            <w:rFonts w:hint="eastAsia"/>
          </w:rPr>
          <w:t>校验</w:t>
        </w:r>
      </w:ins>
      <w:ins w:id="76" w:author="xha肖亨安" w:date="2017-06-01T16:02:00Z">
        <w:r w:rsidR="005E5AB2">
          <w:rPr>
            <w:rFonts w:hint="eastAsia"/>
          </w:rPr>
          <w:t>，规则是：</w:t>
        </w:r>
      </w:ins>
      <w:ins w:id="77" w:author="xha肖亨安" w:date="2017-06-01T15:52:00Z">
        <w:r w:rsidRPr="00A22441">
          <w:rPr>
            <w:rFonts w:hint="eastAsia"/>
            <w:color w:val="0070C0"/>
            <w:rPrChange w:id="78" w:author="xha肖亨安" w:date="2017-06-01T17:09:00Z">
              <w:rPr>
                <w:rFonts w:hint="eastAsia"/>
              </w:rPr>
            </w:rPrChange>
          </w:rPr>
          <w:t>同一个付款单位下</w:t>
        </w:r>
      </w:ins>
      <w:ins w:id="79" w:author="xha肖亨安" w:date="2017-06-01T15:53:00Z">
        <w:r w:rsidRPr="00A22441">
          <w:rPr>
            <w:rFonts w:hint="eastAsia"/>
            <w:color w:val="0070C0"/>
            <w:rPrChange w:id="80" w:author="xha肖亨安" w:date="2017-06-01T17:09:00Z">
              <w:rPr>
                <w:rFonts w:hint="eastAsia"/>
              </w:rPr>
            </w:rPrChange>
          </w:rPr>
          <w:t>的同一家银行只允许配置一个“是否直连付款”为“是”</w:t>
        </w:r>
        <w:r w:rsidRPr="00A22441">
          <w:rPr>
            <w:rFonts w:hint="eastAsia"/>
            <w:color w:val="0070C0"/>
            <w:rPrChange w:id="81" w:author="xha肖亨安" w:date="2017-06-01T17:09:00Z">
              <w:rPr>
                <w:rFonts w:hint="eastAsia"/>
              </w:rPr>
            </w:rPrChange>
          </w:rPr>
          <w:lastRenderedPageBreak/>
          <w:t>的账号</w:t>
        </w:r>
        <w:r>
          <w:rPr>
            <w:rFonts w:hint="eastAsia"/>
          </w:rPr>
          <w:t>。</w:t>
        </w:r>
      </w:ins>
      <w:ins w:id="82" w:author="xha肖亨安" w:date="2017-06-01T16:02:00Z">
        <w:r w:rsidR="005E5AB2">
          <w:rPr>
            <w:rFonts w:hint="eastAsia"/>
          </w:rPr>
          <w:t>例如：付款单位“国旅”下面</w:t>
        </w:r>
      </w:ins>
      <w:ins w:id="83" w:author="xha肖亨安" w:date="2017-06-01T16:04:00Z">
        <w:r w:rsidR="005E5AB2">
          <w:rPr>
            <w:rFonts w:hint="eastAsia"/>
          </w:rPr>
          <w:t>已经</w:t>
        </w:r>
      </w:ins>
      <w:ins w:id="84" w:author="xha肖亨安" w:date="2017-06-01T16:03:00Z">
        <w:r w:rsidR="005E5AB2">
          <w:rPr>
            <w:rFonts w:hint="eastAsia"/>
          </w:rPr>
          <w:t>配置了“银行类别”</w:t>
        </w:r>
        <w:r w:rsidR="005E5AB2">
          <w:rPr>
            <w:rFonts w:hint="eastAsia"/>
          </w:rPr>
          <w:t>=</w:t>
        </w:r>
      </w:ins>
      <w:ins w:id="85" w:author="xha肖亨安" w:date="2017-06-01T16:04:00Z">
        <w:r w:rsidR="005E5AB2">
          <w:rPr>
            <w:rFonts w:hint="eastAsia"/>
          </w:rPr>
          <w:t>‘建设银行’的账号并且“是否直连付款”</w:t>
        </w:r>
      </w:ins>
      <w:ins w:id="86" w:author="xha肖亨安" w:date="2017-06-01T16:21:00Z">
        <w:r w:rsidR="008B764D">
          <w:rPr>
            <w:rFonts w:hint="eastAsia"/>
          </w:rPr>
          <w:t>属性字段</w:t>
        </w:r>
      </w:ins>
      <w:ins w:id="87" w:author="xha肖亨安" w:date="2017-06-01T16:04:00Z">
        <w:r w:rsidR="005E5AB2">
          <w:rPr>
            <w:rFonts w:hint="eastAsia"/>
          </w:rPr>
          <w:t>为“是”</w:t>
        </w:r>
      </w:ins>
      <w:ins w:id="88" w:author="xha肖亨安" w:date="2017-06-01T16:21:00Z">
        <w:r w:rsidR="00D5567B">
          <w:rPr>
            <w:rFonts w:hint="eastAsia"/>
          </w:rPr>
          <w:t>；</w:t>
        </w:r>
      </w:ins>
      <w:ins w:id="89" w:author="xha肖亨安" w:date="2017-06-01T16:04:00Z">
        <w:r w:rsidR="005E5AB2">
          <w:rPr>
            <w:rFonts w:hint="eastAsia"/>
          </w:rPr>
          <w:t>若再</w:t>
        </w:r>
      </w:ins>
      <w:ins w:id="90" w:author="xha肖亨安" w:date="2017-06-01T16:05:00Z">
        <w:r w:rsidR="005E5AB2">
          <w:rPr>
            <w:rFonts w:hint="eastAsia"/>
          </w:rPr>
          <w:t>在“国旅”下面新增一个建设银行帐号时，“是否直连付款”</w:t>
        </w:r>
      </w:ins>
      <w:ins w:id="91" w:author="xha肖亨安" w:date="2017-06-01T16:06:00Z">
        <w:r w:rsidR="005E5AB2">
          <w:rPr>
            <w:rFonts w:hint="eastAsia"/>
          </w:rPr>
          <w:t>字段只能配置为“否”，若配置成“是”，则保存</w:t>
        </w:r>
      </w:ins>
      <w:ins w:id="92" w:author="xha肖亨安" w:date="2017-06-01T16:08:00Z">
        <w:r w:rsidR="005E5AB2">
          <w:rPr>
            <w:rFonts w:hint="eastAsia"/>
          </w:rPr>
          <w:t>失败</w:t>
        </w:r>
      </w:ins>
      <w:ins w:id="93" w:author="xha肖亨安" w:date="2017-06-01T16:06:00Z">
        <w:r w:rsidR="005E5AB2">
          <w:rPr>
            <w:rFonts w:hint="eastAsia"/>
          </w:rPr>
          <w:t>并弹出提示框“</w:t>
        </w:r>
      </w:ins>
      <w:ins w:id="94" w:author="xha肖亨安" w:date="2017-06-01T16:08:00Z">
        <w:r w:rsidR="005E5AB2" w:rsidRPr="00A22441">
          <w:rPr>
            <w:rFonts w:hint="eastAsia"/>
            <w:color w:val="0070C0"/>
            <w:rPrChange w:id="95" w:author="xha肖亨安" w:date="2017-06-01T17:09:00Z">
              <w:rPr>
                <w:rFonts w:hint="eastAsia"/>
              </w:rPr>
            </w:rPrChange>
          </w:rPr>
          <w:t>保存</w:t>
        </w:r>
      </w:ins>
      <w:ins w:id="96" w:author="xha肖亨安" w:date="2017-06-01T16:09:00Z">
        <w:r w:rsidR="005E5AB2" w:rsidRPr="00A22441">
          <w:rPr>
            <w:rFonts w:hint="eastAsia"/>
            <w:color w:val="0070C0"/>
            <w:rPrChange w:id="97" w:author="xha肖亨安" w:date="2017-06-01T17:09:00Z">
              <w:rPr>
                <w:rFonts w:hint="eastAsia"/>
              </w:rPr>
            </w:rPrChange>
          </w:rPr>
          <w:t>失败！</w:t>
        </w:r>
      </w:ins>
      <w:ins w:id="98" w:author="xha肖亨安" w:date="2017-06-01T16:06:00Z">
        <w:r w:rsidR="005E5AB2" w:rsidRPr="00A22441">
          <w:rPr>
            <w:rFonts w:hint="eastAsia"/>
            <w:color w:val="0070C0"/>
            <w:rPrChange w:id="99" w:author="xha肖亨安" w:date="2017-06-01T17:09:00Z">
              <w:rPr>
                <w:rFonts w:hint="eastAsia"/>
              </w:rPr>
            </w:rPrChange>
          </w:rPr>
          <w:t>同一个</w:t>
        </w:r>
      </w:ins>
      <w:ins w:id="100" w:author="xha肖亨安" w:date="2017-06-01T16:09:00Z">
        <w:r w:rsidR="005E5AB2" w:rsidRPr="00A22441">
          <w:rPr>
            <w:rFonts w:hint="eastAsia"/>
            <w:color w:val="0070C0"/>
            <w:rPrChange w:id="101" w:author="xha肖亨安" w:date="2017-06-01T17:09:00Z">
              <w:rPr>
                <w:rFonts w:hint="eastAsia"/>
              </w:rPr>
            </w:rPrChange>
          </w:rPr>
          <w:t>开户</w:t>
        </w:r>
      </w:ins>
      <w:ins w:id="102" w:author="xha肖亨安" w:date="2017-06-01T16:06:00Z">
        <w:r w:rsidR="005E5AB2" w:rsidRPr="00A22441">
          <w:rPr>
            <w:rFonts w:hint="eastAsia"/>
            <w:color w:val="0070C0"/>
            <w:rPrChange w:id="103" w:author="xha肖亨安" w:date="2017-06-01T17:09:00Z">
              <w:rPr>
                <w:rFonts w:hint="eastAsia"/>
              </w:rPr>
            </w:rPrChange>
          </w:rPr>
          <w:t>单位下</w:t>
        </w:r>
      </w:ins>
      <w:ins w:id="104" w:author="xha肖亨安" w:date="2017-06-01T16:07:00Z">
        <w:r w:rsidR="005E5AB2" w:rsidRPr="00A22441">
          <w:rPr>
            <w:rFonts w:hint="eastAsia"/>
            <w:color w:val="0070C0"/>
            <w:rPrChange w:id="105" w:author="xha肖亨安" w:date="2017-06-01T17:09:00Z">
              <w:rPr>
                <w:rFonts w:hint="eastAsia"/>
              </w:rPr>
            </w:rPrChange>
          </w:rPr>
          <w:t>的同一家银行</w:t>
        </w:r>
      </w:ins>
      <w:ins w:id="106" w:author="xha肖亨安" w:date="2017-06-01T16:09:00Z">
        <w:r w:rsidR="005E5AB2" w:rsidRPr="00A22441">
          <w:rPr>
            <w:rFonts w:hint="eastAsia"/>
            <w:color w:val="0070C0"/>
            <w:rPrChange w:id="107" w:author="xha肖亨安" w:date="2017-06-01T17:09:00Z">
              <w:rPr>
                <w:rFonts w:hint="eastAsia"/>
              </w:rPr>
            </w:rPrChange>
          </w:rPr>
          <w:t>只能有一个</w:t>
        </w:r>
      </w:ins>
      <w:ins w:id="108" w:author="xha肖亨安" w:date="2017-06-01T16:10:00Z">
        <w:r w:rsidR="005E5AB2" w:rsidRPr="00A22441">
          <w:rPr>
            <w:rFonts w:hint="eastAsia"/>
            <w:color w:val="0070C0"/>
            <w:rPrChange w:id="109" w:author="xha肖亨安" w:date="2017-06-01T17:09:00Z">
              <w:rPr>
                <w:rFonts w:hint="eastAsia"/>
              </w:rPr>
            </w:rPrChange>
          </w:rPr>
          <w:t>“是否直连付款”为“是”的属性账号！</w:t>
        </w:r>
      </w:ins>
      <w:ins w:id="110" w:author="xha肖亨安" w:date="2017-06-01T16:06:00Z">
        <w:r w:rsidR="005E5AB2">
          <w:rPr>
            <w:rFonts w:hint="eastAsia"/>
          </w:rPr>
          <w:t>”</w:t>
        </w:r>
      </w:ins>
      <w:ins w:id="111" w:author="xha肖亨安" w:date="2017-06-01T16:10:00Z">
        <w:r w:rsidR="005E5AB2">
          <w:rPr>
            <w:rFonts w:hint="eastAsia"/>
          </w:rPr>
          <w:t>。</w:t>
        </w:r>
      </w:ins>
    </w:p>
    <w:p w:rsidR="00351F6B" w:rsidRPr="009F2862" w:rsidRDefault="00351F6B" w:rsidP="004B590A">
      <w:pPr>
        <w:rPr>
          <w:ins w:id="112" w:author="xha肖亨安" w:date="2017-06-01T16:14:00Z"/>
          <w:color w:val="C00000"/>
          <w:rPrChange w:id="113" w:author="xha肖亨安" w:date="2017-06-01T17:17:00Z">
            <w:rPr>
              <w:ins w:id="114" w:author="xha肖亨安" w:date="2017-06-01T16:14:00Z"/>
            </w:rPr>
          </w:rPrChange>
        </w:rPr>
      </w:pPr>
      <w:ins w:id="115" w:author="xha肖亨安" w:date="2017-06-01T17:12:00Z">
        <w:r w:rsidRPr="009F2862">
          <w:rPr>
            <w:rFonts w:hint="eastAsia"/>
            <w:color w:val="C00000"/>
            <w:rPrChange w:id="116" w:author="xha肖亨安" w:date="2017-06-01T17:17:00Z">
              <w:rPr>
                <w:rFonts w:hint="eastAsia"/>
              </w:rPr>
            </w:rPrChange>
          </w:rPr>
          <w:t>备注：由于数据库</w:t>
        </w:r>
      </w:ins>
      <w:ins w:id="117" w:author="xha肖亨安" w:date="2017-06-01T17:13:00Z">
        <w:r w:rsidRPr="009F2862">
          <w:rPr>
            <w:color w:val="C00000"/>
            <w:rPrChange w:id="118" w:author="xha肖亨安" w:date="2017-06-01T17:17:00Z">
              <w:rPr/>
            </w:rPrChange>
          </w:rPr>
          <w:t>Finpubdb</w:t>
        </w:r>
        <w:r w:rsidRPr="009F2862">
          <w:rPr>
            <w:rFonts w:hint="eastAsia"/>
            <w:color w:val="C00000"/>
            <w:rPrChange w:id="119" w:author="xha肖亨安" w:date="2017-06-01T17:17:00Z">
              <w:rPr>
                <w:rFonts w:hint="eastAsia"/>
              </w:rPr>
            </w:rPrChange>
          </w:rPr>
          <w:t>的</w:t>
        </w:r>
        <w:r w:rsidRPr="009F2862">
          <w:rPr>
            <w:color w:val="C00000"/>
            <w:rPrChange w:id="120" w:author="xha肖亨安" w:date="2017-06-01T17:17:00Z">
              <w:rPr/>
            </w:rPrChange>
          </w:rPr>
          <w:t>Cii_BankAccount</w:t>
        </w:r>
        <w:r w:rsidRPr="009F2862">
          <w:rPr>
            <w:rFonts w:hint="eastAsia"/>
            <w:color w:val="C00000"/>
            <w:rPrChange w:id="121" w:author="xha肖亨安" w:date="2017-06-01T17:17:00Z">
              <w:rPr>
                <w:rFonts w:hint="eastAsia"/>
              </w:rPr>
            </w:rPrChange>
          </w:rPr>
          <w:t>表存在复制分发，</w:t>
        </w:r>
      </w:ins>
      <w:ins w:id="122" w:author="xha肖亨安" w:date="2017-06-01T17:15:00Z">
        <w:r w:rsidR="00F44E76" w:rsidRPr="009F2862">
          <w:rPr>
            <w:rFonts w:hint="eastAsia"/>
            <w:color w:val="C00000"/>
            <w:rPrChange w:id="123" w:author="xha肖亨安" w:date="2017-06-01T17:17:00Z">
              <w:rPr>
                <w:rFonts w:hint="eastAsia"/>
              </w:rPr>
            </w:rPrChange>
          </w:rPr>
          <w:t>新增表字段</w:t>
        </w:r>
      </w:ins>
      <w:ins w:id="124" w:author="xha肖亨安" w:date="2017-06-01T17:16:00Z">
        <w:r w:rsidR="00BC4AF1" w:rsidRPr="009F2862">
          <w:rPr>
            <w:rFonts w:hint="eastAsia"/>
            <w:color w:val="C00000"/>
            <w:rPrChange w:id="125" w:author="xha肖亨安" w:date="2017-06-01T17:17:00Z">
              <w:rPr>
                <w:rFonts w:hint="eastAsia"/>
              </w:rPr>
            </w:rPrChange>
          </w:rPr>
          <w:t>请开发</w:t>
        </w:r>
        <w:r w:rsidR="00C84BB6" w:rsidRPr="009F2862">
          <w:rPr>
            <w:rFonts w:hint="eastAsia"/>
            <w:color w:val="C00000"/>
            <w:rPrChange w:id="126" w:author="xha肖亨安" w:date="2017-06-01T17:17:00Z">
              <w:rPr>
                <w:rFonts w:hint="eastAsia"/>
              </w:rPr>
            </w:rPrChange>
          </w:rPr>
          <w:t>设计</w:t>
        </w:r>
      </w:ins>
      <w:ins w:id="127" w:author="xha肖亨安" w:date="2017-06-01T17:15:00Z">
        <w:r w:rsidR="00F44E76" w:rsidRPr="009F2862">
          <w:rPr>
            <w:rFonts w:hint="eastAsia"/>
            <w:color w:val="C00000"/>
            <w:rPrChange w:id="128" w:author="xha肖亨安" w:date="2017-06-01T17:17:00Z">
              <w:rPr>
                <w:rFonts w:hint="eastAsia"/>
              </w:rPr>
            </w:rPrChange>
          </w:rPr>
          <w:t>评估下</w:t>
        </w:r>
      </w:ins>
      <w:ins w:id="129" w:author="xha肖亨安" w:date="2017-06-01T17:16:00Z">
        <w:r w:rsidR="00F44E76" w:rsidRPr="009F2862">
          <w:rPr>
            <w:rFonts w:hint="eastAsia"/>
            <w:color w:val="C00000"/>
            <w:rPrChange w:id="130" w:author="xha肖亨安" w:date="2017-06-01T17:17:00Z">
              <w:rPr>
                <w:rFonts w:hint="eastAsia"/>
              </w:rPr>
            </w:rPrChange>
          </w:rPr>
          <w:t>是直接在原表上新增字段还是新建表和字段。</w:t>
        </w:r>
      </w:ins>
    </w:p>
    <w:p w:rsidR="00810A37" w:rsidRPr="007306AE" w:rsidRDefault="00810A37">
      <w:pPr>
        <w:pStyle w:val="a9"/>
        <w:numPr>
          <w:ilvl w:val="0"/>
          <w:numId w:val="12"/>
        </w:numPr>
        <w:ind w:firstLineChars="0"/>
        <w:rPr>
          <w:ins w:id="131" w:author="xha肖亨安" w:date="2017-06-01T16:16:00Z"/>
          <w:b/>
          <w:rPrChange w:id="132" w:author="xha肖亨安" w:date="2017-06-01T16:17:00Z">
            <w:rPr>
              <w:ins w:id="133" w:author="xha肖亨安" w:date="2017-06-01T16:16:00Z"/>
            </w:rPr>
          </w:rPrChange>
        </w:rPr>
        <w:pPrChange w:id="134" w:author="xha肖亨安" w:date="2017-06-01T16:14:00Z">
          <w:pPr/>
        </w:pPrChange>
      </w:pPr>
      <w:ins w:id="135" w:author="xha肖亨安" w:date="2017-06-01T16:15:00Z">
        <w:r w:rsidRPr="007306AE">
          <w:rPr>
            <w:rFonts w:hint="eastAsia"/>
            <w:b/>
            <w:rPrChange w:id="136" w:author="xha肖亨安" w:date="2017-06-01T16:17:00Z">
              <w:rPr>
                <w:rFonts w:hint="eastAsia"/>
              </w:rPr>
            </w:rPrChange>
          </w:rPr>
          <w:t>新增“是否直连付款”</w:t>
        </w:r>
      </w:ins>
      <w:ins w:id="137" w:author="xha肖亨安" w:date="2017-06-01T16:16:00Z">
        <w:r w:rsidR="00D65EF0" w:rsidRPr="007306AE">
          <w:rPr>
            <w:rFonts w:hint="eastAsia"/>
            <w:b/>
            <w:rPrChange w:id="138" w:author="xha肖亨安" w:date="2017-06-01T16:17:00Z">
              <w:rPr>
                <w:rFonts w:hint="eastAsia"/>
              </w:rPr>
            </w:rPrChange>
          </w:rPr>
          <w:t>筛选</w:t>
        </w:r>
      </w:ins>
      <w:ins w:id="139" w:author="xha肖亨安" w:date="2017-06-01T16:15:00Z">
        <w:r w:rsidR="007306AE" w:rsidRPr="007306AE">
          <w:rPr>
            <w:rFonts w:hint="eastAsia"/>
            <w:b/>
            <w:rPrChange w:id="140" w:author="xha肖亨安" w:date="2017-06-01T16:17:00Z">
              <w:rPr>
                <w:rFonts w:hint="eastAsia"/>
              </w:rPr>
            </w:rPrChange>
          </w:rPr>
          <w:t>条件</w:t>
        </w:r>
      </w:ins>
    </w:p>
    <w:p w:rsidR="00D65EF0" w:rsidRDefault="00D65EF0">
      <w:pPr>
        <w:rPr>
          <w:ins w:id="141" w:author="xha肖亨安" w:date="2017-06-01T16:18:00Z"/>
        </w:rPr>
      </w:pPr>
      <w:ins w:id="142" w:author="xha肖亨安" w:date="2017-06-01T16:16:00Z">
        <w:r>
          <w:rPr>
            <w:rFonts w:hint="eastAsia"/>
          </w:rPr>
          <w:t>2652</w:t>
        </w:r>
        <w:r>
          <w:rPr>
            <w:rFonts w:hint="eastAsia"/>
          </w:rPr>
          <w:t>模块</w:t>
        </w:r>
      </w:ins>
      <w:ins w:id="143" w:author="xha肖亨安" w:date="2017-06-01T16:23:00Z">
        <w:r w:rsidR="00DA6E9E">
          <w:rPr>
            <w:rFonts w:hint="eastAsia"/>
          </w:rPr>
          <w:t>“</w:t>
        </w:r>
        <w:r w:rsidR="008055B8">
          <w:rPr>
            <w:rStyle w:val="af2"/>
          </w:rPr>
          <w:t>银行账号维护</w:t>
        </w:r>
        <w:r w:rsidR="00DA6E9E">
          <w:rPr>
            <w:rStyle w:val="af2"/>
            <w:rFonts w:hint="eastAsia"/>
          </w:rPr>
          <w:t>”</w:t>
        </w:r>
      </w:ins>
      <w:ins w:id="144" w:author="xha肖亨安" w:date="2017-06-01T16:16:00Z">
        <w:r>
          <w:rPr>
            <w:rFonts w:hint="eastAsia"/>
          </w:rPr>
          <w:t>首页筛选条件</w:t>
        </w:r>
      </w:ins>
      <w:ins w:id="145" w:author="xha肖亨安" w:date="2017-06-01T16:18:00Z">
        <w:r w:rsidR="00503D9A">
          <w:rPr>
            <w:rFonts w:hint="eastAsia"/>
          </w:rPr>
          <w:t>在“开户行”下面</w:t>
        </w:r>
      </w:ins>
      <w:ins w:id="146" w:author="xha肖亨安" w:date="2017-06-01T16:17:00Z">
        <w:r>
          <w:rPr>
            <w:rFonts w:hint="eastAsia"/>
          </w:rPr>
          <w:t>新增“是否直连付款”筛选条件，下拉选择：全部</w:t>
        </w:r>
        <w:r>
          <w:rPr>
            <w:rFonts w:hint="eastAsia"/>
          </w:rPr>
          <w:t>/</w:t>
        </w:r>
        <w:r>
          <w:rPr>
            <w:rFonts w:hint="eastAsia"/>
          </w:rPr>
          <w:t>是</w:t>
        </w:r>
        <w:r>
          <w:rPr>
            <w:rFonts w:hint="eastAsia"/>
          </w:rPr>
          <w:t>/</w:t>
        </w:r>
        <w:r>
          <w:rPr>
            <w:rFonts w:hint="eastAsia"/>
          </w:rPr>
          <w:t>否；默认为全部。</w:t>
        </w:r>
      </w:ins>
      <w:ins w:id="147" w:author="xha肖亨安" w:date="2017-06-01T16:18:00Z">
        <w:r w:rsidR="00F37803">
          <w:rPr>
            <w:rFonts w:hint="eastAsia"/>
          </w:rPr>
          <w:t>结果列表中新增</w:t>
        </w:r>
      </w:ins>
      <w:ins w:id="148" w:author="xha肖亨安" w:date="2017-06-01T16:19:00Z">
        <w:r w:rsidR="00F37803">
          <w:rPr>
            <w:rFonts w:hint="eastAsia"/>
          </w:rPr>
          <w:t>“直连付款”</w:t>
        </w:r>
        <w:r w:rsidR="00C2327B">
          <w:rPr>
            <w:rFonts w:hint="eastAsia"/>
          </w:rPr>
          <w:t>列显示该字段值。</w:t>
        </w:r>
      </w:ins>
    </w:p>
    <w:p w:rsidR="00503D9A" w:rsidRDefault="00503D9A">
      <w:pPr>
        <w:rPr>
          <w:ins w:id="149" w:author="xha肖亨安" w:date="2017-06-01T17:17:00Z"/>
        </w:rPr>
      </w:pPr>
      <w:ins w:id="150" w:author="xha肖亨安" w:date="2017-06-01T16:18:00Z">
        <w:r>
          <w:rPr>
            <w:noProof/>
          </w:rPr>
          <w:drawing>
            <wp:inline distT="0" distB="0" distL="0" distR="0" wp14:anchorId="7A848063" wp14:editId="744A2742">
              <wp:extent cx="6120765" cy="4287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287520"/>
                      </a:xfrm>
                      <a:prstGeom prst="rect">
                        <a:avLst/>
                      </a:prstGeom>
                    </pic:spPr>
                  </pic:pic>
                </a:graphicData>
              </a:graphic>
            </wp:inline>
          </w:drawing>
        </w:r>
      </w:ins>
    </w:p>
    <w:p w:rsidR="00AC15B0" w:rsidRPr="006769CA" w:rsidRDefault="00FE5479">
      <w:pPr>
        <w:pStyle w:val="a9"/>
        <w:numPr>
          <w:ilvl w:val="0"/>
          <w:numId w:val="12"/>
        </w:numPr>
        <w:ind w:firstLineChars="0"/>
        <w:rPr>
          <w:color w:val="0070C0"/>
          <w:rPrChange w:id="151" w:author="xha肖亨安" w:date="2017-06-01T17:24:00Z">
            <w:rPr/>
          </w:rPrChange>
        </w:rPr>
        <w:pPrChange w:id="152" w:author="xha肖亨安" w:date="2017-06-01T17:17:00Z">
          <w:pPr/>
        </w:pPrChange>
      </w:pPr>
      <w:ins w:id="153" w:author="xha肖亨安" w:date="2017-06-01T17:18:00Z">
        <w:r w:rsidRPr="006769CA">
          <w:rPr>
            <w:rFonts w:hint="eastAsia"/>
            <w:color w:val="0070C0"/>
            <w:rPrChange w:id="154" w:author="xha肖亨安" w:date="2017-06-01T17:24:00Z">
              <w:rPr>
                <w:rFonts w:hint="eastAsia"/>
              </w:rPr>
            </w:rPrChange>
          </w:rPr>
          <w:t>上线后需</w:t>
        </w:r>
      </w:ins>
      <w:ins w:id="155" w:author="xha肖亨安" w:date="2017-06-01T17:19:00Z">
        <w:r w:rsidRPr="006769CA">
          <w:rPr>
            <w:rFonts w:hint="eastAsia"/>
            <w:color w:val="0070C0"/>
            <w:rPrChange w:id="156" w:author="xha肖亨安" w:date="2017-06-01T17:24:00Z">
              <w:rPr>
                <w:rFonts w:hint="eastAsia"/>
              </w:rPr>
            </w:rPrChange>
          </w:rPr>
          <w:t>对已配置为基本户的工行帐号</w:t>
        </w:r>
      </w:ins>
      <w:ins w:id="157" w:author="xha肖亨安" w:date="2017-06-01T17:20:00Z">
        <w:r w:rsidRPr="006769CA">
          <w:rPr>
            <w:rFonts w:hint="eastAsia"/>
            <w:color w:val="0070C0"/>
            <w:rPrChange w:id="158" w:author="xha肖亨安" w:date="2017-06-01T17:24:00Z">
              <w:rPr>
                <w:rFonts w:hint="eastAsia"/>
              </w:rPr>
            </w:rPrChange>
          </w:rPr>
          <w:t>一次性</w:t>
        </w:r>
      </w:ins>
      <w:ins w:id="159" w:author="xha肖亨安" w:date="2017-06-01T17:19:00Z">
        <w:r w:rsidRPr="006769CA">
          <w:rPr>
            <w:rFonts w:hint="eastAsia"/>
            <w:color w:val="0070C0"/>
            <w:rPrChange w:id="160" w:author="xha肖亨安" w:date="2017-06-01T17:24:00Z">
              <w:rPr>
                <w:rFonts w:hint="eastAsia"/>
              </w:rPr>
            </w:rPrChange>
          </w:rPr>
          <w:t>初始化“</w:t>
        </w:r>
      </w:ins>
      <w:ins w:id="161" w:author="xha肖亨安" w:date="2017-06-01T17:20:00Z">
        <w:r w:rsidRPr="006769CA">
          <w:rPr>
            <w:rFonts w:hint="eastAsia"/>
            <w:color w:val="0070C0"/>
            <w:rPrChange w:id="162" w:author="xha肖亨安" w:date="2017-06-01T17:24:00Z">
              <w:rPr>
                <w:rFonts w:hint="eastAsia"/>
              </w:rPr>
            </w:rPrChange>
          </w:rPr>
          <w:t>是否直连付款”字段属性为“是”。</w:t>
        </w:r>
      </w:ins>
      <w:ins w:id="163" w:author="xha肖亨安" w:date="2017-06-01T17:24:00Z">
        <w:r w:rsidR="006769CA">
          <w:rPr>
            <w:rFonts w:hint="eastAsia"/>
            <w:color w:val="0070C0"/>
          </w:rPr>
          <w:t>（二线操作）</w:t>
        </w:r>
      </w:ins>
    </w:p>
    <w:p w:rsidR="00AD0DFE" w:rsidRDefault="00292329" w:rsidP="00EE0FA4">
      <w:pPr>
        <w:pStyle w:val="3"/>
        <w:numPr>
          <w:ilvl w:val="0"/>
          <w:numId w:val="4"/>
        </w:numPr>
      </w:pPr>
      <w:r>
        <w:rPr>
          <w:rFonts w:hint="eastAsia"/>
        </w:rPr>
        <w:t>付款单</w:t>
      </w:r>
      <w:r w:rsidR="00636680">
        <w:rPr>
          <w:rFonts w:hint="eastAsia"/>
        </w:rPr>
        <w:t>直连付款账号选择</w:t>
      </w:r>
      <w:r w:rsidR="00AD0DFE">
        <w:rPr>
          <w:rFonts w:hint="eastAsia"/>
        </w:rPr>
        <w:t>逻辑</w:t>
      </w:r>
      <w:r w:rsidR="00FF685F">
        <w:rPr>
          <w:rFonts w:hint="eastAsia"/>
        </w:rPr>
        <w:t>变更</w:t>
      </w:r>
    </w:p>
    <w:p w:rsidR="00931B1A" w:rsidRDefault="000A70EE" w:rsidP="00537C2F">
      <w:pPr>
        <w:pStyle w:val="12"/>
        <w:spacing w:line="360" w:lineRule="auto"/>
        <w:ind w:firstLineChars="0" w:firstLine="0"/>
        <w:rPr>
          <w:rFonts w:ascii="宋体" w:cs="宋体"/>
          <w:color w:val="000000"/>
          <w:lang w:val="zh-CN"/>
        </w:rPr>
      </w:pPr>
      <w:r>
        <w:rPr>
          <w:rFonts w:ascii="宋体" w:cs="宋体" w:hint="eastAsia"/>
          <w:color w:val="000000"/>
          <w:lang w:val="zh-CN"/>
        </w:rPr>
        <w:t>工行</w:t>
      </w:r>
      <w:ins w:id="164" w:author="vzj章剑" w:date="2017-08-24T16:38:00Z">
        <w:r w:rsidR="002C3E62">
          <w:rPr>
            <w:rFonts w:ascii="宋体" w:cs="宋体" w:hint="eastAsia"/>
            <w:color w:val="000000"/>
            <w:lang w:val="zh-CN"/>
          </w:rPr>
          <w:t>/汇</w:t>
        </w:r>
        <w:r w:rsidR="002C3E62">
          <w:rPr>
            <w:rFonts w:ascii="宋体" w:cs="宋体"/>
            <w:color w:val="000000"/>
            <w:lang w:val="zh-CN"/>
          </w:rPr>
          <w:t>丰</w:t>
        </w:r>
      </w:ins>
      <w:r>
        <w:rPr>
          <w:rFonts w:ascii="宋体" w:cs="宋体" w:hint="eastAsia"/>
          <w:color w:val="000000"/>
          <w:lang w:val="zh-CN"/>
        </w:rPr>
        <w:t>直连</w:t>
      </w:r>
      <w:r w:rsidR="00931B1A">
        <w:rPr>
          <w:rFonts w:ascii="宋体" w:cs="宋体" w:hint="eastAsia"/>
          <w:color w:val="000000"/>
          <w:lang w:val="zh-CN"/>
        </w:rPr>
        <w:t>现有付款账号选择逻辑(前置条件付款方式为网上支付，否则都取基本户)：</w:t>
      </w:r>
    </w:p>
    <w:tbl>
      <w:tblPr>
        <w:tblStyle w:val="ac"/>
        <w:tblW w:w="0" w:type="auto"/>
        <w:tblInd w:w="846" w:type="dxa"/>
        <w:tblLook w:val="04A0" w:firstRow="1" w:lastRow="0" w:firstColumn="1" w:lastColumn="0" w:noHBand="0" w:noVBand="1"/>
      </w:tblPr>
      <w:tblGrid>
        <w:gridCol w:w="4261"/>
        <w:gridCol w:w="4261"/>
      </w:tblGrid>
      <w:tr w:rsidR="00931B1A" w:rsidTr="00A74103">
        <w:tc>
          <w:tcPr>
            <w:tcW w:w="4261" w:type="dxa"/>
          </w:tcPr>
          <w:p w:rsidR="00931B1A" w:rsidRDefault="00931B1A" w:rsidP="00A74103">
            <w:pPr>
              <w:pStyle w:val="12"/>
              <w:spacing w:line="360" w:lineRule="auto"/>
              <w:rPr>
                <w:rFonts w:ascii="宋体" w:cs="宋体"/>
                <w:color w:val="000000"/>
                <w:lang w:val="zh-CN"/>
              </w:rPr>
            </w:pPr>
            <w:r>
              <w:rPr>
                <w:rFonts w:ascii="宋体" w:cs="宋体" w:hint="eastAsia"/>
                <w:color w:val="000000"/>
                <w:lang w:val="zh-CN"/>
              </w:rPr>
              <w:t>收款为RMB，基本户为RMB</w:t>
            </w:r>
          </w:p>
        </w:tc>
        <w:tc>
          <w:tcPr>
            <w:tcW w:w="4261" w:type="dxa"/>
          </w:tcPr>
          <w:p w:rsidR="00931B1A" w:rsidRDefault="00931B1A" w:rsidP="00A74103">
            <w:pPr>
              <w:pStyle w:val="12"/>
              <w:spacing w:line="360" w:lineRule="auto"/>
              <w:rPr>
                <w:rFonts w:ascii="宋体" w:cs="宋体"/>
                <w:color w:val="000000"/>
                <w:lang w:val="zh-CN"/>
              </w:rPr>
            </w:pPr>
            <w:r>
              <w:rPr>
                <w:rFonts w:ascii="宋体" w:cs="宋体" w:hint="eastAsia"/>
                <w:color w:val="000000"/>
                <w:lang w:val="zh-CN"/>
              </w:rPr>
              <w:t>取基本户付款</w:t>
            </w:r>
          </w:p>
        </w:tc>
      </w:tr>
      <w:tr w:rsidR="00931B1A" w:rsidTr="00A74103">
        <w:tc>
          <w:tcPr>
            <w:tcW w:w="4261" w:type="dxa"/>
          </w:tcPr>
          <w:p w:rsidR="00931B1A" w:rsidRDefault="00931B1A" w:rsidP="00A74103">
            <w:pPr>
              <w:pStyle w:val="12"/>
              <w:spacing w:line="360" w:lineRule="auto"/>
              <w:rPr>
                <w:rFonts w:ascii="宋体" w:cs="宋体"/>
                <w:color w:val="000000"/>
                <w:lang w:val="zh-CN"/>
              </w:rPr>
            </w:pPr>
            <w:r>
              <w:rPr>
                <w:rFonts w:ascii="宋体" w:cs="宋体" w:hint="eastAsia"/>
                <w:color w:val="000000"/>
                <w:lang w:val="zh-CN"/>
              </w:rPr>
              <w:t>收款为RMB，基本户为外币</w:t>
            </w:r>
          </w:p>
        </w:tc>
        <w:tc>
          <w:tcPr>
            <w:tcW w:w="4261" w:type="dxa"/>
          </w:tcPr>
          <w:p w:rsidR="00931B1A" w:rsidRDefault="00931B1A" w:rsidP="00A74103">
            <w:pPr>
              <w:pStyle w:val="12"/>
              <w:spacing w:line="360" w:lineRule="auto"/>
              <w:rPr>
                <w:rFonts w:ascii="宋体" w:cs="宋体"/>
                <w:color w:val="000000"/>
                <w:lang w:val="zh-CN"/>
              </w:rPr>
            </w:pPr>
            <w:r>
              <w:rPr>
                <w:rFonts w:ascii="宋体" w:cs="宋体" w:hint="eastAsia"/>
                <w:color w:val="000000"/>
                <w:lang w:val="zh-CN"/>
              </w:rPr>
              <w:t>取</w:t>
            </w:r>
            <w:ins w:id="165" w:author="vzj章剑" w:date="2017-08-24T16:36:00Z">
              <w:r w:rsidR="00D77B12">
                <w:rPr>
                  <w:rFonts w:ascii="宋体" w:cs="宋体" w:hint="eastAsia"/>
                  <w:color w:val="000000"/>
                  <w:lang w:val="zh-CN"/>
                </w:rPr>
                <w:t>申请</w:t>
              </w:r>
            </w:ins>
            <w:del w:id="166" w:author="vzj章剑" w:date="2017-08-24T16:36:00Z">
              <w:r w:rsidDel="00D77B12">
                <w:rPr>
                  <w:rFonts w:ascii="宋体" w:cs="宋体" w:hint="eastAsia"/>
                  <w:color w:val="000000"/>
                  <w:lang w:val="zh-CN"/>
                </w:rPr>
                <w:delText>付款</w:delText>
              </w:r>
            </w:del>
            <w:r>
              <w:rPr>
                <w:rFonts w:ascii="宋体" w:cs="宋体" w:hint="eastAsia"/>
                <w:color w:val="000000"/>
                <w:lang w:val="zh-CN"/>
              </w:rPr>
              <w:t>单币种对应的账户付款，</w:t>
            </w:r>
            <w:r w:rsidRPr="00BB49B9">
              <w:rPr>
                <w:rFonts w:ascii="宋体" w:cs="宋体" w:hint="eastAsia"/>
                <w:color w:val="000000"/>
                <w:lang w:val="zh-CN"/>
              </w:rPr>
              <w:t>如果没有，则用基</w:t>
            </w:r>
            <w:r>
              <w:rPr>
                <w:rFonts w:ascii="宋体" w:cs="宋体" w:hint="eastAsia"/>
                <w:color w:val="000000"/>
                <w:lang w:val="zh-CN"/>
              </w:rPr>
              <w:t xml:space="preserve"> </w:t>
            </w:r>
            <w:r w:rsidRPr="00BB49B9">
              <w:rPr>
                <w:rFonts w:ascii="宋体" w:cs="宋体" w:hint="eastAsia"/>
                <w:color w:val="000000"/>
                <w:lang w:val="zh-CN"/>
              </w:rPr>
              <w:t>本户对应的账号进行付款</w:t>
            </w:r>
          </w:p>
        </w:tc>
      </w:tr>
      <w:tr w:rsidR="00931B1A" w:rsidTr="00A74103">
        <w:tc>
          <w:tcPr>
            <w:tcW w:w="4261" w:type="dxa"/>
          </w:tcPr>
          <w:p w:rsidR="00931B1A" w:rsidRDefault="00931B1A" w:rsidP="00A74103">
            <w:pPr>
              <w:pStyle w:val="12"/>
              <w:spacing w:line="360" w:lineRule="auto"/>
              <w:rPr>
                <w:rFonts w:ascii="宋体" w:cs="宋体"/>
                <w:color w:val="000000"/>
                <w:lang w:val="zh-CN"/>
              </w:rPr>
            </w:pPr>
            <w:bookmarkStart w:id="167" w:name="_Hlk443496069"/>
            <w:r>
              <w:rPr>
                <w:rFonts w:ascii="宋体" w:cs="宋体" w:hint="eastAsia"/>
                <w:color w:val="000000"/>
                <w:lang w:val="zh-CN"/>
              </w:rPr>
              <w:t>收款为外币，基本户为RMB</w:t>
            </w:r>
          </w:p>
        </w:tc>
        <w:tc>
          <w:tcPr>
            <w:tcW w:w="4261" w:type="dxa"/>
          </w:tcPr>
          <w:p w:rsidR="00931B1A" w:rsidRDefault="00931B1A" w:rsidP="00A74103">
            <w:pPr>
              <w:pStyle w:val="12"/>
              <w:spacing w:line="360" w:lineRule="auto"/>
              <w:rPr>
                <w:rFonts w:ascii="宋体" w:cs="宋体"/>
                <w:color w:val="000000"/>
                <w:lang w:val="zh-CN"/>
              </w:rPr>
            </w:pPr>
            <w:r>
              <w:rPr>
                <w:rFonts w:ascii="宋体" w:cs="宋体" w:hint="eastAsia"/>
                <w:color w:val="000000"/>
                <w:lang w:val="zh-CN"/>
              </w:rPr>
              <w:t>取</w:t>
            </w:r>
            <w:ins w:id="168" w:author="vzj章剑" w:date="2017-08-24T16:36:00Z">
              <w:r w:rsidR="00D77B12">
                <w:rPr>
                  <w:rFonts w:ascii="宋体" w:cs="宋体" w:hint="eastAsia"/>
                  <w:color w:val="000000"/>
                  <w:lang w:val="zh-CN"/>
                </w:rPr>
                <w:t>申请</w:t>
              </w:r>
            </w:ins>
            <w:del w:id="169" w:author="vzj章剑" w:date="2017-08-24T16:36:00Z">
              <w:r w:rsidDel="00D77B12">
                <w:rPr>
                  <w:rFonts w:ascii="宋体" w:cs="宋体" w:hint="eastAsia"/>
                  <w:color w:val="000000"/>
                  <w:lang w:val="zh-CN"/>
                </w:rPr>
                <w:delText>付款</w:delText>
              </w:r>
            </w:del>
            <w:r>
              <w:rPr>
                <w:rFonts w:ascii="宋体" w:cs="宋体" w:hint="eastAsia"/>
                <w:color w:val="000000"/>
                <w:lang w:val="zh-CN"/>
              </w:rPr>
              <w:t>单币种对应的账户付款，</w:t>
            </w:r>
            <w:r w:rsidRPr="00BB49B9">
              <w:rPr>
                <w:rFonts w:ascii="宋体" w:cs="宋体" w:hint="eastAsia"/>
                <w:color w:val="000000"/>
                <w:lang w:val="zh-CN"/>
              </w:rPr>
              <w:t>如果没有，则用基本户对应的账号进行付款</w:t>
            </w:r>
          </w:p>
        </w:tc>
      </w:tr>
      <w:tr w:rsidR="00931B1A" w:rsidTr="00A74103">
        <w:tc>
          <w:tcPr>
            <w:tcW w:w="4261" w:type="dxa"/>
          </w:tcPr>
          <w:p w:rsidR="00931B1A" w:rsidRDefault="00931B1A" w:rsidP="00A74103">
            <w:pPr>
              <w:pStyle w:val="12"/>
              <w:spacing w:line="360" w:lineRule="auto"/>
              <w:rPr>
                <w:rFonts w:ascii="宋体" w:cs="宋体"/>
                <w:color w:val="000000"/>
                <w:lang w:val="zh-CN"/>
              </w:rPr>
            </w:pPr>
            <w:r>
              <w:rPr>
                <w:rFonts w:ascii="宋体" w:cs="宋体" w:hint="eastAsia"/>
                <w:color w:val="000000"/>
                <w:lang w:val="zh-CN"/>
              </w:rPr>
              <w:t>收款为外币，基本户为外币，相同币种</w:t>
            </w:r>
          </w:p>
        </w:tc>
        <w:tc>
          <w:tcPr>
            <w:tcW w:w="4261" w:type="dxa"/>
          </w:tcPr>
          <w:p w:rsidR="00931B1A" w:rsidRDefault="00931B1A" w:rsidP="00A74103">
            <w:pPr>
              <w:pStyle w:val="12"/>
              <w:spacing w:line="360" w:lineRule="auto"/>
              <w:rPr>
                <w:rFonts w:ascii="宋体" w:cs="宋体"/>
                <w:color w:val="000000"/>
                <w:lang w:val="zh-CN"/>
              </w:rPr>
            </w:pPr>
            <w:r>
              <w:rPr>
                <w:rFonts w:ascii="宋体" w:cs="宋体" w:hint="eastAsia"/>
                <w:color w:val="000000"/>
                <w:lang w:val="zh-CN"/>
              </w:rPr>
              <w:t>基本户付款</w:t>
            </w:r>
          </w:p>
        </w:tc>
      </w:tr>
      <w:tr w:rsidR="00931B1A" w:rsidTr="00A74103">
        <w:tc>
          <w:tcPr>
            <w:tcW w:w="4261" w:type="dxa"/>
          </w:tcPr>
          <w:p w:rsidR="00931B1A" w:rsidRDefault="00931B1A" w:rsidP="00A74103">
            <w:pPr>
              <w:pStyle w:val="12"/>
              <w:spacing w:line="360" w:lineRule="auto"/>
              <w:rPr>
                <w:rFonts w:ascii="宋体" w:cs="宋体"/>
                <w:color w:val="000000"/>
                <w:lang w:val="zh-CN"/>
              </w:rPr>
            </w:pPr>
            <w:r>
              <w:rPr>
                <w:rFonts w:ascii="宋体" w:cs="宋体" w:hint="eastAsia"/>
                <w:color w:val="000000"/>
                <w:lang w:val="zh-CN"/>
              </w:rPr>
              <w:lastRenderedPageBreak/>
              <w:t>收款为外币，基本户为外币，不同币种</w:t>
            </w:r>
          </w:p>
        </w:tc>
        <w:tc>
          <w:tcPr>
            <w:tcW w:w="4261" w:type="dxa"/>
          </w:tcPr>
          <w:p w:rsidR="00931B1A" w:rsidRDefault="00931B1A" w:rsidP="00A74103">
            <w:pPr>
              <w:pStyle w:val="12"/>
              <w:spacing w:line="360" w:lineRule="auto"/>
              <w:rPr>
                <w:rFonts w:ascii="宋体" w:cs="宋体"/>
                <w:color w:val="000000"/>
                <w:lang w:val="zh-CN"/>
              </w:rPr>
            </w:pPr>
            <w:r>
              <w:rPr>
                <w:rFonts w:ascii="宋体" w:cs="宋体" w:hint="eastAsia"/>
                <w:color w:val="000000"/>
                <w:lang w:val="zh-CN"/>
              </w:rPr>
              <w:t>取</w:t>
            </w:r>
            <w:ins w:id="170" w:author="vzj章剑" w:date="2017-08-24T16:36:00Z">
              <w:r w:rsidR="00D77B12">
                <w:rPr>
                  <w:rFonts w:ascii="宋体" w:cs="宋体" w:hint="eastAsia"/>
                  <w:color w:val="000000"/>
                  <w:lang w:val="zh-CN"/>
                </w:rPr>
                <w:t>申请</w:t>
              </w:r>
            </w:ins>
            <w:del w:id="171" w:author="vzj章剑" w:date="2017-08-24T16:36:00Z">
              <w:r w:rsidDel="00D77B12">
                <w:rPr>
                  <w:rFonts w:ascii="宋体" w:cs="宋体" w:hint="eastAsia"/>
                  <w:color w:val="000000"/>
                  <w:lang w:val="zh-CN"/>
                </w:rPr>
                <w:delText>付款</w:delText>
              </w:r>
            </w:del>
            <w:r>
              <w:rPr>
                <w:rFonts w:ascii="宋体" w:cs="宋体" w:hint="eastAsia"/>
                <w:color w:val="000000"/>
                <w:lang w:val="zh-CN"/>
              </w:rPr>
              <w:t>单币种对应的账户付款，</w:t>
            </w:r>
            <w:r w:rsidRPr="00BB49B9">
              <w:rPr>
                <w:rFonts w:ascii="宋体" w:cs="宋体" w:hint="eastAsia"/>
                <w:color w:val="000000"/>
                <w:lang w:val="zh-CN"/>
              </w:rPr>
              <w:t>如果没有，则用基本户对应的账号进行付款</w:t>
            </w:r>
          </w:p>
        </w:tc>
      </w:tr>
    </w:tbl>
    <w:bookmarkEnd w:id="167"/>
    <w:p w:rsidR="00931B1A" w:rsidRPr="00931B1A" w:rsidRDefault="003968A1" w:rsidP="00931B1A">
      <w:pPr>
        <w:ind w:left="142"/>
      </w:pPr>
      <w:ins w:id="172" w:author="xha肖亨安" w:date="2017-06-01T16:24:00Z">
        <w:r>
          <w:rPr>
            <w:rFonts w:hint="eastAsia"/>
          </w:rPr>
          <w:t>开通</w:t>
        </w:r>
      </w:ins>
      <w:r w:rsidR="00F7539C">
        <w:rPr>
          <w:rFonts w:hint="eastAsia"/>
        </w:rPr>
        <w:t>建行直连付款后，</w:t>
      </w:r>
    </w:p>
    <w:p w:rsidR="00C3203A" w:rsidRDefault="00B44C8D" w:rsidP="00C9648F">
      <w:pPr>
        <w:ind w:left="142"/>
        <w:rPr>
          <w:b/>
        </w:rPr>
      </w:pPr>
      <w:r w:rsidRPr="00C9648F">
        <w:rPr>
          <w:rFonts w:hint="eastAsia"/>
          <w:b/>
        </w:rPr>
        <w:t>若</w:t>
      </w:r>
      <w:r w:rsidR="00636680" w:rsidRPr="00C9648F">
        <w:rPr>
          <w:rFonts w:hint="eastAsia"/>
          <w:b/>
        </w:rPr>
        <w:t>收款方银行账户</w:t>
      </w:r>
      <w:ins w:id="173" w:author="xha肖亨安" w:date="2017-06-01T16:25:00Z">
        <w:r w:rsidR="00355088">
          <w:rPr>
            <w:rFonts w:hint="eastAsia"/>
            <w:b/>
          </w:rPr>
          <w:t>是人民币账号且</w:t>
        </w:r>
      </w:ins>
      <w:del w:id="174" w:author="xha肖亨安" w:date="2017-06-01T16:25:00Z">
        <w:r w:rsidR="00636680" w:rsidRPr="00C9648F" w:rsidDel="00355088">
          <w:rPr>
            <w:rFonts w:hint="eastAsia"/>
            <w:b/>
          </w:rPr>
          <w:delText>是</w:delText>
        </w:r>
      </w:del>
      <w:r w:rsidR="006E53DD">
        <w:rPr>
          <w:rFonts w:hint="eastAsia"/>
          <w:b/>
        </w:rPr>
        <w:t>隶属</w:t>
      </w:r>
      <w:r w:rsidR="00636680" w:rsidRPr="00C9648F">
        <w:rPr>
          <w:rFonts w:hint="eastAsia"/>
          <w:b/>
        </w:rPr>
        <w:t>建行的，则</w:t>
      </w:r>
      <w:r w:rsidR="005E4B12">
        <w:rPr>
          <w:rFonts w:hint="eastAsia"/>
          <w:b/>
        </w:rPr>
        <w:t>优先</w:t>
      </w:r>
      <w:r w:rsidR="00636680" w:rsidRPr="00C9648F">
        <w:rPr>
          <w:rFonts w:hint="eastAsia"/>
          <w:b/>
        </w:rPr>
        <w:t>选择</w:t>
      </w:r>
      <w:r w:rsidR="00EB53DA">
        <w:rPr>
          <w:rFonts w:hint="eastAsia"/>
          <w:b/>
        </w:rPr>
        <w:t>付款</w:t>
      </w:r>
      <w:r w:rsidR="00636680" w:rsidRPr="00C9648F">
        <w:rPr>
          <w:rFonts w:hint="eastAsia"/>
          <w:b/>
        </w:rPr>
        <w:t>单位</w:t>
      </w:r>
      <w:ins w:id="175" w:author="xha肖亨安" w:date="2017-06-01T16:26:00Z">
        <w:r w:rsidR="00D606EF">
          <w:rPr>
            <w:rFonts w:hint="eastAsia"/>
            <w:b/>
          </w:rPr>
          <w:t>下“是否直连付款”为“是”的</w:t>
        </w:r>
      </w:ins>
      <w:del w:id="176" w:author="xha肖亨安" w:date="2017-06-01T16:26:00Z">
        <w:r w:rsidR="00BE49F7" w:rsidDel="00D606EF">
          <w:rPr>
            <w:rFonts w:hint="eastAsia"/>
            <w:b/>
          </w:rPr>
          <w:delText>是</w:delText>
        </w:r>
      </w:del>
      <w:r w:rsidR="00636680" w:rsidRPr="00C9648F">
        <w:rPr>
          <w:rFonts w:hint="eastAsia"/>
          <w:b/>
        </w:rPr>
        <w:t>建行账户</w:t>
      </w:r>
      <w:r w:rsidRPr="00C9648F">
        <w:rPr>
          <w:rFonts w:hint="eastAsia"/>
          <w:b/>
        </w:rPr>
        <w:t>付款</w:t>
      </w:r>
      <w:r w:rsidR="002D3900">
        <w:rPr>
          <w:rFonts w:hint="eastAsia"/>
          <w:b/>
        </w:rPr>
        <w:t>(</w:t>
      </w:r>
      <w:r w:rsidR="002D3900">
        <w:rPr>
          <w:rFonts w:hint="eastAsia"/>
          <w:b/>
        </w:rPr>
        <w:t>付款单位下</w:t>
      </w:r>
      <w:r w:rsidR="00FA3451">
        <w:rPr>
          <w:rFonts w:hint="eastAsia"/>
          <w:b/>
        </w:rPr>
        <w:t>若</w:t>
      </w:r>
      <w:r w:rsidR="002D3900">
        <w:rPr>
          <w:rFonts w:hint="eastAsia"/>
          <w:b/>
        </w:rPr>
        <w:t>有建行账户</w:t>
      </w:r>
      <w:r w:rsidR="002D3900">
        <w:rPr>
          <w:rFonts w:hint="eastAsia"/>
          <w:b/>
        </w:rPr>
        <w:t>)</w:t>
      </w:r>
      <w:r w:rsidRPr="00C9648F">
        <w:rPr>
          <w:rFonts w:hint="eastAsia"/>
          <w:b/>
        </w:rPr>
        <w:t>。否则还是按照老</w:t>
      </w:r>
      <w:ins w:id="177" w:author="xha肖亨安" w:date="2017-06-01T17:10:00Z">
        <w:r w:rsidR="00737C34">
          <w:rPr>
            <w:rFonts w:hint="eastAsia"/>
            <w:b/>
          </w:rPr>
          <w:t>的</w:t>
        </w:r>
      </w:ins>
      <w:del w:id="178" w:author="xha肖亨安" w:date="2017-06-01T17:10:00Z">
        <w:r w:rsidRPr="00C9648F" w:rsidDel="00737C34">
          <w:rPr>
            <w:rFonts w:hint="eastAsia"/>
            <w:b/>
          </w:rPr>
          <w:delText>的</w:delText>
        </w:r>
        <w:r w:rsidR="00F7539C" w:rsidDel="00737C34">
          <w:rPr>
            <w:rFonts w:hint="eastAsia"/>
            <w:b/>
          </w:rPr>
          <w:delText>现有</w:delText>
        </w:r>
      </w:del>
      <w:r w:rsidR="006F0039">
        <w:rPr>
          <w:rFonts w:hint="eastAsia"/>
          <w:b/>
        </w:rPr>
        <w:t>付款</w:t>
      </w:r>
      <w:r w:rsidRPr="00C9648F">
        <w:rPr>
          <w:rFonts w:hint="eastAsia"/>
          <w:b/>
        </w:rPr>
        <w:t>帐号选择逻辑</w:t>
      </w:r>
      <w:ins w:id="179" w:author="xha肖亨安" w:date="2017-06-01T16:27:00Z">
        <w:r w:rsidR="00F456E1">
          <w:rPr>
            <w:rFonts w:hint="eastAsia"/>
            <w:b/>
          </w:rPr>
          <w:t>取基本户</w:t>
        </w:r>
      </w:ins>
      <w:r w:rsidRPr="00C9648F">
        <w:rPr>
          <w:rFonts w:hint="eastAsia"/>
          <w:b/>
        </w:rPr>
        <w:t>付款。</w:t>
      </w:r>
    </w:p>
    <w:p w:rsidR="009A010A" w:rsidRDefault="009A010A" w:rsidP="00C9648F">
      <w:pPr>
        <w:ind w:left="142"/>
        <w:rPr>
          <w:b/>
        </w:rPr>
      </w:pPr>
      <w:r>
        <w:rPr>
          <w:rFonts w:hint="eastAsia"/>
          <w:b/>
        </w:rPr>
        <w:t>收款方</w:t>
      </w:r>
      <w:r>
        <w:rPr>
          <w:b/>
        </w:rPr>
        <w:t>账户</w:t>
      </w:r>
      <w:r>
        <w:rPr>
          <w:rFonts w:hint="eastAsia"/>
          <w:b/>
        </w:rPr>
        <w:t>隶属于</w:t>
      </w:r>
      <w:r>
        <w:rPr>
          <w:b/>
        </w:rPr>
        <w:t>建行</w:t>
      </w:r>
      <w:r>
        <w:rPr>
          <w:rFonts w:hint="eastAsia"/>
          <w:b/>
        </w:rPr>
        <w:t>判断</w:t>
      </w:r>
      <w:r w:rsidR="00292548">
        <w:rPr>
          <w:rFonts w:hint="eastAsia"/>
          <w:b/>
        </w:rPr>
        <w:t>规则</w:t>
      </w:r>
      <w:r>
        <w:rPr>
          <w:b/>
        </w:rPr>
        <w:t>：</w:t>
      </w:r>
      <w:r w:rsidR="001C67E2">
        <w:rPr>
          <w:rFonts w:hint="eastAsia"/>
          <w:b/>
        </w:rPr>
        <w:t>判断‘</w:t>
      </w:r>
      <w:r w:rsidR="00A4277A" w:rsidRPr="00A4277A">
        <w:rPr>
          <w:rFonts w:hint="eastAsia"/>
          <w:b/>
        </w:rPr>
        <w:t>收款方开户银行</w:t>
      </w:r>
      <w:r w:rsidR="001C67E2">
        <w:rPr>
          <w:rFonts w:hint="eastAsia"/>
          <w:b/>
        </w:rPr>
        <w:t>’中</w:t>
      </w:r>
      <w:r w:rsidR="00245BDC">
        <w:rPr>
          <w:rFonts w:hint="eastAsia"/>
          <w:b/>
        </w:rPr>
        <w:t>是否</w:t>
      </w:r>
      <w:r w:rsidR="001C67E2">
        <w:rPr>
          <w:rFonts w:hint="eastAsia"/>
          <w:b/>
        </w:rPr>
        <w:t>包含</w:t>
      </w:r>
      <w:r w:rsidR="001C67E2">
        <w:rPr>
          <w:b/>
        </w:rPr>
        <w:t>“</w:t>
      </w:r>
      <w:r w:rsidR="001C67E2">
        <w:rPr>
          <w:rFonts w:hint="eastAsia"/>
          <w:b/>
        </w:rPr>
        <w:t>建设银行</w:t>
      </w:r>
      <w:r w:rsidR="001C67E2">
        <w:rPr>
          <w:b/>
        </w:rPr>
        <w:t>”</w:t>
      </w:r>
      <w:r w:rsidR="001C67E2">
        <w:rPr>
          <w:rFonts w:hint="eastAsia"/>
          <w:b/>
        </w:rPr>
        <w:t>或</w:t>
      </w:r>
      <w:r w:rsidR="001C67E2">
        <w:rPr>
          <w:b/>
        </w:rPr>
        <w:t>“</w:t>
      </w:r>
      <w:r w:rsidR="001C67E2">
        <w:rPr>
          <w:rFonts w:hint="eastAsia"/>
          <w:b/>
        </w:rPr>
        <w:t>建行</w:t>
      </w:r>
      <w:r w:rsidR="001C67E2">
        <w:rPr>
          <w:b/>
        </w:rPr>
        <w:t>”</w:t>
      </w:r>
      <w:r w:rsidR="001C67E2">
        <w:rPr>
          <w:rFonts w:hint="eastAsia"/>
          <w:b/>
        </w:rPr>
        <w:t>等</w:t>
      </w:r>
      <w:r w:rsidR="001C67E2">
        <w:rPr>
          <w:b/>
        </w:rPr>
        <w:t>字样。</w:t>
      </w:r>
    </w:p>
    <w:p w:rsidR="00512C45" w:rsidRDefault="00512C45" w:rsidP="00C9648F">
      <w:pPr>
        <w:ind w:left="142"/>
      </w:pPr>
      <w:r>
        <w:rPr>
          <w:rFonts w:hint="eastAsia"/>
        </w:rPr>
        <w:t>例如：</w:t>
      </w:r>
      <w:r w:rsidR="003B2844">
        <w:rPr>
          <w:rFonts w:hint="eastAsia"/>
        </w:rPr>
        <w:t>A</w:t>
      </w:r>
      <w:r w:rsidR="003B2844">
        <w:rPr>
          <w:rFonts w:hint="eastAsia"/>
        </w:rPr>
        <w:t>付款单位下维护了</w:t>
      </w:r>
      <w:r w:rsidR="003B2844">
        <w:rPr>
          <w:rFonts w:hint="eastAsia"/>
        </w:rPr>
        <w:t>3</w:t>
      </w:r>
      <w:r w:rsidR="003B2844">
        <w:rPr>
          <w:rFonts w:hint="eastAsia"/>
        </w:rPr>
        <w:t>家银行的付款账户，分别是</w:t>
      </w:r>
      <w:r w:rsidR="003B2844">
        <w:rPr>
          <w:rFonts w:hint="eastAsia"/>
        </w:rPr>
        <w:t>1</w:t>
      </w:r>
      <w:r w:rsidR="003B2844">
        <w:rPr>
          <w:rFonts w:hint="eastAsia"/>
        </w:rPr>
        <w:t>：工行（</w:t>
      </w:r>
      <w:r w:rsidR="004C07CA">
        <w:rPr>
          <w:rFonts w:hint="eastAsia"/>
        </w:rPr>
        <w:t>RMB</w:t>
      </w:r>
      <w:r w:rsidR="003B2844">
        <w:rPr>
          <w:rFonts w:hint="eastAsia"/>
        </w:rPr>
        <w:t>基本户</w:t>
      </w:r>
      <w:ins w:id="180" w:author="xha肖亨安" w:date="2017-06-01T16:28:00Z">
        <w:r w:rsidR="00443ECE">
          <w:rPr>
            <w:rFonts w:hint="eastAsia"/>
          </w:rPr>
          <w:t>），</w:t>
        </w:r>
      </w:ins>
      <w:del w:id="181" w:author="xha肖亨安" w:date="2017-06-01T16:28:00Z">
        <w:r w:rsidR="003B2844" w:rsidDel="00443ECE">
          <w:rPr>
            <w:rFonts w:hint="eastAsia"/>
          </w:rPr>
          <w:delText>）</w:delText>
        </w:r>
      </w:del>
      <w:ins w:id="182" w:author="xha肖亨安" w:date="2017-06-01T16:27:00Z">
        <w:r w:rsidR="00443ECE">
          <w:rPr>
            <w:rFonts w:hint="eastAsia"/>
          </w:rPr>
          <w:t xml:space="preserve"> </w:t>
        </w:r>
        <w:r w:rsidR="00443ECE">
          <w:rPr>
            <w:rFonts w:hint="eastAsia"/>
          </w:rPr>
          <w:t>是否直连付款</w:t>
        </w:r>
        <w:r w:rsidR="00443ECE">
          <w:rPr>
            <w:rFonts w:hint="eastAsia"/>
          </w:rPr>
          <w:t>=</w:t>
        </w:r>
        <w:r w:rsidR="00443ECE">
          <w:rPr>
            <w:rFonts w:hint="eastAsia"/>
          </w:rPr>
          <w:t>否</w:t>
        </w:r>
      </w:ins>
      <w:r w:rsidR="003B2844">
        <w:rPr>
          <w:rFonts w:hint="eastAsia"/>
        </w:rPr>
        <w:t>；</w:t>
      </w:r>
      <w:r w:rsidR="003B2844">
        <w:rPr>
          <w:rFonts w:hint="eastAsia"/>
        </w:rPr>
        <w:t>2</w:t>
      </w:r>
      <w:r w:rsidR="003B2844">
        <w:rPr>
          <w:rFonts w:hint="eastAsia"/>
        </w:rPr>
        <w:t>：建行</w:t>
      </w:r>
      <w:r w:rsidR="004C07CA">
        <w:rPr>
          <w:rFonts w:hint="eastAsia"/>
        </w:rPr>
        <w:t>（</w:t>
      </w:r>
      <w:r w:rsidR="004C07CA">
        <w:rPr>
          <w:rFonts w:hint="eastAsia"/>
        </w:rPr>
        <w:t>RMB</w:t>
      </w:r>
      <w:r w:rsidR="004C07CA">
        <w:rPr>
          <w:rFonts w:hint="eastAsia"/>
        </w:rPr>
        <w:t>）</w:t>
      </w:r>
      <w:ins w:id="183" w:author="xha肖亨安" w:date="2017-06-01T16:27:00Z">
        <w:r w:rsidR="00443ECE">
          <w:rPr>
            <w:rFonts w:hint="eastAsia"/>
          </w:rPr>
          <w:t>，是否</w:t>
        </w:r>
      </w:ins>
      <w:ins w:id="184" w:author="xha肖亨安" w:date="2017-06-01T16:28:00Z">
        <w:r w:rsidR="00443ECE">
          <w:rPr>
            <w:rFonts w:hint="eastAsia"/>
          </w:rPr>
          <w:t>直连付款</w:t>
        </w:r>
        <w:r w:rsidR="00443ECE">
          <w:rPr>
            <w:rFonts w:hint="eastAsia"/>
          </w:rPr>
          <w:t>=</w:t>
        </w:r>
        <w:r w:rsidR="00443ECE">
          <w:rPr>
            <w:rFonts w:hint="eastAsia"/>
          </w:rPr>
          <w:t>是</w:t>
        </w:r>
      </w:ins>
      <w:r w:rsidR="003B2844">
        <w:rPr>
          <w:rFonts w:hint="eastAsia"/>
        </w:rPr>
        <w:t>；</w:t>
      </w:r>
      <w:r w:rsidR="003B2844">
        <w:rPr>
          <w:rFonts w:hint="eastAsia"/>
        </w:rPr>
        <w:t>3</w:t>
      </w:r>
      <w:r w:rsidR="003B2844">
        <w:rPr>
          <w:rFonts w:hint="eastAsia"/>
        </w:rPr>
        <w:t>：其他行</w:t>
      </w:r>
      <w:r w:rsidR="004C07CA">
        <w:rPr>
          <w:rFonts w:hint="eastAsia"/>
        </w:rPr>
        <w:t>（</w:t>
      </w:r>
      <w:r w:rsidR="004C07CA">
        <w:rPr>
          <w:rFonts w:hint="eastAsia"/>
        </w:rPr>
        <w:t>RMB</w:t>
      </w:r>
      <w:r w:rsidR="004C07CA">
        <w:rPr>
          <w:rFonts w:hint="eastAsia"/>
        </w:rPr>
        <w:t>）</w:t>
      </w:r>
      <w:ins w:id="185" w:author="xha肖亨安" w:date="2017-06-01T16:28:00Z">
        <w:r w:rsidR="00443ECE">
          <w:rPr>
            <w:rFonts w:hint="eastAsia"/>
          </w:rPr>
          <w:t>，是否直连付款</w:t>
        </w:r>
        <w:r w:rsidR="00443ECE">
          <w:rPr>
            <w:rFonts w:hint="eastAsia"/>
          </w:rPr>
          <w:t>=</w:t>
        </w:r>
        <w:r w:rsidR="00443ECE">
          <w:rPr>
            <w:rFonts w:hint="eastAsia"/>
          </w:rPr>
          <w:t>否</w:t>
        </w:r>
      </w:ins>
      <w:r w:rsidR="00DD19CF">
        <w:rPr>
          <w:rFonts w:hint="eastAsia"/>
        </w:rPr>
        <w:t>。</w:t>
      </w:r>
      <w:r w:rsidR="003B2844">
        <w:rPr>
          <w:rFonts w:hint="eastAsia"/>
        </w:rPr>
        <w:t>若付款单的付款币种是人民币</w:t>
      </w:r>
      <w:del w:id="186" w:author="xha肖亨安" w:date="2017-06-01T16:28:00Z">
        <w:r w:rsidR="003B2844" w:rsidDel="00E86018">
          <w:rPr>
            <w:rFonts w:hint="eastAsia"/>
          </w:rPr>
          <w:delText>，并</w:delText>
        </w:r>
      </w:del>
      <w:r w:rsidR="003B2844">
        <w:rPr>
          <w:rFonts w:hint="eastAsia"/>
        </w:rPr>
        <w:t>且付款单的收款方银行账户</w:t>
      </w:r>
      <w:r w:rsidR="00A5245E">
        <w:rPr>
          <w:rFonts w:hint="eastAsia"/>
        </w:rPr>
        <w:t>隶属</w:t>
      </w:r>
      <w:r w:rsidR="003B2844">
        <w:rPr>
          <w:rFonts w:hint="eastAsia"/>
        </w:rPr>
        <w:t>建行的，则优先</w:t>
      </w:r>
      <w:r w:rsidR="00C62608">
        <w:rPr>
          <w:rFonts w:hint="eastAsia"/>
        </w:rPr>
        <w:t>选择</w:t>
      </w:r>
      <w:r w:rsidR="003B2844">
        <w:rPr>
          <w:rFonts w:hint="eastAsia"/>
        </w:rPr>
        <w:t>付款单位中维护的建行账户</w:t>
      </w:r>
      <w:r w:rsidR="00F43F03">
        <w:rPr>
          <w:rFonts w:hint="eastAsia"/>
        </w:rPr>
        <w:t>（</w:t>
      </w:r>
      <w:r w:rsidR="00F43F03">
        <w:rPr>
          <w:rFonts w:hint="eastAsia"/>
        </w:rPr>
        <w:t>RMB</w:t>
      </w:r>
      <w:r w:rsidR="00F43F03">
        <w:rPr>
          <w:rFonts w:hint="eastAsia"/>
        </w:rPr>
        <w:t>）</w:t>
      </w:r>
      <w:ins w:id="187" w:author="xha肖亨安" w:date="2017-06-01T16:28:00Z">
        <w:r w:rsidR="00E86018">
          <w:rPr>
            <w:rFonts w:hint="eastAsia"/>
          </w:rPr>
          <w:t>，是否直连付款</w:t>
        </w:r>
        <w:r w:rsidR="00E86018">
          <w:rPr>
            <w:rFonts w:hint="eastAsia"/>
          </w:rPr>
          <w:t>=</w:t>
        </w:r>
        <w:r w:rsidR="00E86018">
          <w:rPr>
            <w:rFonts w:hint="eastAsia"/>
          </w:rPr>
          <w:t>是的建行</w:t>
        </w:r>
      </w:ins>
      <w:ins w:id="188" w:author="xha肖亨安" w:date="2017-06-01T16:29:00Z">
        <w:r w:rsidR="00751B58">
          <w:rPr>
            <w:rFonts w:hint="eastAsia"/>
          </w:rPr>
          <w:t>账户</w:t>
        </w:r>
      </w:ins>
      <w:r w:rsidR="003B2844">
        <w:rPr>
          <w:rFonts w:hint="eastAsia"/>
        </w:rPr>
        <w:t>付款，否则</w:t>
      </w:r>
      <w:ins w:id="189" w:author="xha肖亨安" w:date="2017-06-01T16:29:00Z">
        <w:r w:rsidR="00E12E57">
          <w:rPr>
            <w:rFonts w:hint="eastAsia"/>
          </w:rPr>
          <w:t>取</w:t>
        </w:r>
      </w:ins>
      <w:del w:id="190" w:author="xha肖亨安" w:date="2017-06-01T16:29:00Z">
        <w:r w:rsidR="00457C79" w:rsidDel="00E12E57">
          <w:rPr>
            <w:rFonts w:hint="eastAsia"/>
          </w:rPr>
          <w:delText>用</w:delText>
        </w:r>
      </w:del>
      <w:r w:rsidR="00457C79">
        <w:rPr>
          <w:rFonts w:hint="eastAsia"/>
        </w:rPr>
        <w:t>基本户</w:t>
      </w:r>
      <w:r w:rsidR="0079740A">
        <w:rPr>
          <w:rFonts w:hint="eastAsia"/>
        </w:rPr>
        <w:t>。</w:t>
      </w:r>
    </w:p>
    <w:p w:rsidR="00596D11" w:rsidRDefault="00596D11" w:rsidP="00C9648F">
      <w:pPr>
        <w:ind w:left="142"/>
        <w:rPr>
          <w:ins w:id="191" w:author="vzj章剑" w:date="2017-08-25T10:16:00Z"/>
        </w:rPr>
      </w:pPr>
      <w:del w:id="192" w:author="xha肖亨安" w:date="2017-06-01T16:34:00Z">
        <w:r w:rsidDel="00E75C46">
          <w:rPr>
            <w:noProof/>
          </w:rPr>
          <w:drawing>
            <wp:inline distT="0" distB="0" distL="0" distR="0" wp14:anchorId="2D73D551" wp14:editId="44BBCD1B">
              <wp:extent cx="4457700" cy="3257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3257550"/>
                      </a:xfrm>
                      <a:prstGeom prst="rect">
                        <a:avLst/>
                      </a:prstGeom>
                    </pic:spPr>
                  </pic:pic>
                </a:graphicData>
              </a:graphic>
            </wp:inline>
          </w:drawing>
        </w:r>
      </w:del>
      <w:ins w:id="193" w:author="xha肖亨安" w:date="2017-06-01T16:34:00Z">
        <w:r w:rsidR="00E75C46" w:rsidRPr="00E75C46">
          <w:rPr>
            <w:noProof/>
          </w:rPr>
          <w:t xml:space="preserve"> </w:t>
        </w:r>
        <w:del w:id="194" w:author="vzj章剑" w:date="2017-08-25T09:29:00Z">
          <w:r w:rsidR="006F2992" w:rsidDel="00D20679">
            <w:rPr>
              <w:noProof/>
            </w:rPr>
            <w:drawing>
              <wp:inline distT="0" distB="0" distL="0" distR="0" wp14:anchorId="2C8FD72F" wp14:editId="73B56787">
                <wp:extent cx="5191125" cy="4448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4448175"/>
                        </a:xfrm>
                        <a:prstGeom prst="rect">
                          <a:avLst/>
                        </a:prstGeom>
                      </pic:spPr>
                    </pic:pic>
                  </a:graphicData>
                </a:graphic>
              </wp:inline>
            </w:drawing>
          </w:r>
        </w:del>
      </w:ins>
      <w:ins w:id="195" w:author="vzj章剑" w:date="2017-08-25T09:43:00Z">
        <w:r w:rsidR="00E03CC1">
          <w:object w:dxaOrig="9325" w:dyaOrig="6888">
            <v:shape id="_x0000_i1027" type="#_x0000_t75" style="width:466.5pt;height:344.25pt" o:ole="">
              <v:imagedata r:id="rId17" o:title=""/>
            </v:shape>
            <o:OLEObject Type="Embed" ProgID="Visio.Drawing.11" ShapeID="_x0000_i1027" DrawAspect="Content" ObjectID="_1565174680" r:id="rId18"/>
          </w:object>
        </w:r>
      </w:ins>
    </w:p>
    <w:p w:rsidR="000821F5" w:rsidRDefault="000821F5">
      <w:pPr>
        <w:pStyle w:val="3"/>
        <w:numPr>
          <w:ilvl w:val="0"/>
          <w:numId w:val="4"/>
        </w:numPr>
        <w:rPr>
          <w:ins w:id="196" w:author="vzj章剑" w:date="2017-08-25T10:21:00Z"/>
        </w:rPr>
        <w:pPrChange w:id="197" w:author="vzj章剑" w:date="2017-08-25T10:16:00Z">
          <w:pPr>
            <w:ind w:left="142"/>
          </w:pPr>
        </w:pPrChange>
      </w:pPr>
      <w:ins w:id="198" w:author="vzj章剑" w:date="2017-08-25T10:16:00Z">
        <w:r>
          <w:rPr>
            <w:rFonts w:hint="eastAsia"/>
          </w:rPr>
          <w:t>付款</w:t>
        </w:r>
        <w:r>
          <w:t>单明确通道标识</w:t>
        </w:r>
      </w:ins>
    </w:p>
    <w:p w:rsidR="000821F5" w:rsidRPr="000821F5" w:rsidRDefault="000821F5">
      <w:pPr>
        <w:pStyle w:val="a9"/>
        <w:ind w:left="420" w:firstLineChars="0"/>
        <w:rPr>
          <w:ins w:id="199" w:author="vzj章剑" w:date="2017-08-25T10:21:00Z"/>
          <w:lang w:val="x-none"/>
        </w:rPr>
        <w:pPrChange w:id="200" w:author="vzj章剑" w:date="2017-08-25T10:21:00Z">
          <w:pPr>
            <w:pStyle w:val="a9"/>
            <w:numPr>
              <w:numId w:val="4"/>
            </w:numPr>
            <w:ind w:left="420" w:firstLineChars="0" w:hanging="420"/>
          </w:pPr>
        </w:pPrChange>
      </w:pPr>
      <w:ins w:id="201" w:author="vzj章剑" w:date="2017-08-25T10:21:00Z">
        <w:r w:rsidRPr="000821F5">
          <w:rPr>
            <w:rFonts w:hint="eastAsia"/>
            <w:lang w:val="x-none"/>
          </w:rPr>
          <w:t>选择</w:t>
        </w:r>
        <w:r w:rsidRPr="000821F5">
          <w:rPr>
            <w:lang w:val="x-none"/>
          </w:rPr>
          <w:t>到付款帐</w:t>
        </w:r>
        <w:r w:rsidRPr="000821F5">
          <w:rPr>
            <w:rFonts w:hint="eastAsia"/>
            <w:lang w:val="x-none"/>
          </w:rPr>
          <w:t>户的</w:t>
        </w:r>
        <w:r w:rsidRPr="000821F5">
          <w:rPr>
            <w:lang w:val="x-none"/>
          </w:rPr>
          <w:t>同时，对应帐户</w:t>
        </w:r>
        <w:r w:rsidRPr="000821F5">
          <w:rPr>
            <w:rFonts w:hint="eastAsia"/>
            <w:lang w:val="x-none"/>
          </w:rPr>
          <w:t>所属</w:t>
        </w:r>
        <w:r w:rsidRPr="000821F5">
          <w:rPr>
            <w:lang w:val="x-none"/>
          </w:rPr>
          <w:t>银行也确定，所属银行确定说明付</w:t>
        </w:r>
        <w:r w:rsidRPr="000821F5">
          <w:rPr>
            <w:rFonts w:hint="eastAsia"/>
            <w:lang w:val="x-none"/>
          </w:rPr>
          <w:t>款</w:t>
        </w:r>
        <w:r w:rsidRPr="000821F5">
          <w:rPr>
            <w:lang w:val="x-none"/>
          </w:rPr>
          <w:t>通道也确定了，所以在合并生成付款单</w:t>
        </w:r>
        <w:r w:rsidRPr="000821F5">
          <w:rPr>
            <w:rFonts w:hint="eastAsia"/>
            <w:lang w:val="x-none"/>
          </w:rPr>
          <w:t>时，把银行</w:t>
        </w:r>
        <w:r w:rsidRPr="000821F5">
          <w:rPr>
            <w:lang w:val="x-none"/>
          </w:rPr>
          <w:t>类型（</w:t>
        </w:r>
        <w:r w:rsidRPr="000821F5">
          <w:rPr>
            <w:lang w:val="x-none"/>
          </w:rPr>
          <w:t>BCID</w:t>
        </w:r>
        <w:r w:rsidRPr="000821F5">
          <w:rPr>
            <w:rFonts w:hint="eastAsia"/>
            <w:lang w:val="x-none"/>
          </w:rPr>
          <w:t>）</w:t>
        </w:r>
        <w:r w:rsidRPr="000821F5">
          <w:rPr>
            <w:lang w:val="x-none"/>
          </w:rPr>
          <w:t>更新到付款单上，字段名（</w:t>
        </w:r>
        <w:r w:rsidRPr="000821F5">
          <w:rPr>
            <w:rFonts w:hint="eastAsia"/>
            <w:lang w:val="x-none"/>
          </w:rPr>
          <w:t>RealBCID</w:t>
        </w:r>
        <w:r w:rsidRPr="000821F5">
          <w:rPr>
            <w:lang w:val="x-none"/>
          </w:rPr>
          <w:t>）</w:t>
        </w:r>
        <w:r w:rsidRPr="000821F5">
          <w:rPr>
            <w:rFonts w:hint="eastAsia"/>
            <w:lang w:val="x-none"/>
          </w:rPr>
          <w:t>。其</w:t>
        </w:r>
        <w:r w:rsidRPr="000821F5">
          <w:rPr>
            <w:lang w:val="x-none"/>
          </w:rPr>
          <w:t>目的是以</w:t>
        </w:r>
        <w:r w:rsidRPr="000821F5">
          <w:rPr>
            <w:rFonts w:hint="eastAsia"/>
            <w:lang w:val="x-none"/>
          </w:rPr>
          <w:t>便</w:t>
        </w:r>
        <w:r w:rsidRPr="000821F5">
          <w:rPr>
            <w:lang w:val="x-none"/>
          </w:rPr>
          <w:t>RTP</w:t>
        </w:r>
        <w:r w:rsidRPr="000821F5">
          <w:rPr>
            <w:lang w:val="x-none"/>
          </w:rPr>
          <w:t>能更清晰</w:t>
        </w:r>
        <w:r w:rsidRPr="000821F5">
          <w:rPr>
            <w:rFonts w:hint="eastAsia"/>
            <w:lang w:val="x-none"/>
          </w:rPr>
          <w:t>获</w:t>
        </w:r>
        <w:r w:rsidRPr="000821F5">
          <w:rPr>
            <w:lang w:val="x-none"/>
          </w:rPr>
          <w:t>取（</w:t>
        </w:r>
        <w:r w:rsidRPr="000821F5">
          <w:rPr>
            <w:rFonts w:hint="eastAsia"/>
            <w:lang w:val="x-none"/>
          </w:rPr>
          <w:t>或推</w:t>
        </w:r>
        <w:r w:rsidRPr="000821F5">
          <w:rPr>
            <w:lang w:val="x-none"/>
          </w:rPr>
          <w:t>送）</w:t>
        </w:r>
        <w:r w:rsidRPr="000821F5">
          <w:rPr>
            <w:rFonts w:hint="eastAsia"/>
            <w:lang w:val="x-none"/>
          </w:rPr>
          <w:t>对应</w:t>
        </w:r>
        <w:r w:rsidRPr="000821F5">
          <w:rPr>
            <w:lang w:val="x-none"/>
          </w:rPr>
          <w:t>通道的付款单</w:t>
        </w:r>
        <w:r w:rsidRPr="000821F5">
          <w:rPr>
            <w:rFonts w:hint="eastAsia"/>
            <w:lang w:val="x-none"/>
          </w:rPr>
          <w:t>。建</w:t>
        </w:r>
        <w:r w:rsidRPr="000821F5">
          <w:rPr>
            <w:lang w:val="x-none"/>
          </w:rPr>
          <w:t>行</w:t>
        </w:r>
        <w:r w:rsidRPr="000821F5">
          <w:rPr>
            <w:rFonts w:hint="eastAsia"/>
            <w:lang w:val="x-none"/>
          </w:rPr>
          <w:t>银行</w:t>
        </w:r>
        <w:r w:rsidRPr="000821F5">
          <w:rPr>
            <w:lang w:val="x-none"/>
          </w:rPr>
          <w:t>类型为</w:t>
        </w:r>
        <w:r w:rsidRPr="000821F5">
          <w:rPr>
            <w:rFonts w:hint="eastAsia"/>
            <w:lang w:val="x-none"/>
          </w:rPr>
          <w:t>4</w:t>
        </w:r>
        <w:r w:rsidRPr="000821F5">
          <w:rPr>
            <w:rFonts w:hint="eastAsia"/>
            <w:lang w:val="x-none"/>
          </w:rPr>
          <w:t>，</w:t>
        </w:r>
        <w:r w:rsidRPr="000821F5">
          <w:rPr>
            <w:lang w:val="x-none"/>
          </w:rPr>
          <w:t>工行</w:t>
        </w:r>
        <w:r w:rsidRPr="000821F5">
          <w:rPr>
            <w:rFonts w:hint="eastAsia"/>
            <w:lang w:val="x-none"/>
          </w:rPr>
          <w:t>银行</w:t>
        </w:r>
        <w:r w:rsidRPr="000821F5">
          <w:rPr>
            <w:lang w:val="x-none"/>
          </w:rPr>
          <w:t>类型为</w:t>
        </w:r>
        <w:r w:rsidRPr="000821F5">
          <w:rPr>
            <w:rFonts w:hint="eastAsia"/>
            <w:lang w:val="x-none"/>
          </w:rPr>
          <w:t>1</w:t>
        </w:r>
        <w:r w:rsidRPr="000821F5">
          <w:rPr>
            <w:rFonts w:hint="eastAsia"/>
            <w:lang w:val="x-none"/>
          </w:rPr>
          <w:t>，</w:t>
        </w:r>
        <w:r w:rsidRPr="000821F5">
          <w:rPr>
            <w:lang w:val="x-none"/>
          </w:rPr>
          <w:t>汇丰银行类型为</w:t>
        </w:r>
        <w:r w:rsidRPr="000821F5">
          <w:rPr>
            <w:rFonts w:hint="eastAsia"/>
            <w:lang w:val="x-none"/>
          </w:rPr>
          <w:t>15</w:t>
        </w:r>
        <w:r w:rsidRPr="000821F5">
          <w:rPr>
            <w:rFonts w:hint="eastAsia"/>
            <w:lang w:val="x-none"/>
          </w:rPr>
          <w:t>，</w:t>
        </w:r>
        <w:r w:rsidRPr="000821F5">
          <w:rPr>
            <w:lang w:val="x-none"/>
          </w:rPr>
          <w:t>美</w:t>
        </w:r>
        <w:r w:rsidRPr="000821F5">
          <w:rPr>
            <w:rFonts w:hint="eastAsia"/>
            <w:lang w:val="x-none"/>
          </w:rPr>
          <w:t>国</w:t>
        </w:r>
        <w:r w:rsidRPr="000821F5">
          <w:rPr>
            <w:lang w:val="x-none"/>
          </w:rPr>
          <w:t>银行类型为</w:t>
        </w:r>
        <w:r w:rsidRPr="000821F5">
          <w:rPr>
            <w:rFonts w:hint="eastAsia"/>
            <w:lang w:val="x-none"/>
          </w:rPr>
          <w:t>205</w:t>
        </w:r>
        <w:r w:rsidRPr="000821F5">
          <w:rPr>
            <w:rFonts w:hint="eastAsia"/>
            <w:lang w:val="x-none"/>
          </w:rPr>
          <w:t>。</w:t>
        </w:r>
      </w:ins>
    </w:p>
    <w:p w:rsidR="000821F5" w:rsidRPr="000821F5" w:rsidRDefault="000821F5">
      <w:pPr>
        <w:pStyle w:val="a9"/>
        <w:ind w:left="420" w:firstLineChars="0"/>
        <w:rPr>
          <w:ins w:id="202" w:author="vzj章剑" w:date="2017-08-25T10:21:00Z"/>
          <w:lang w:val="x-none"/>
        </w:rPr>
        <w:pPrChange w:id="203" w:author="vzj章剑" w:date="2017-08-25T10:21:00Z">
          <w:pPr>
            <w:pStyle w:val="a9"/>
            <w:numPr>
              <w:numId w:val="4"/>
            </w:numPr>
            <w:ind w:left="420" w:firstLineChars="0" w:hanging="420"/>
          </w:pPr>
        </w:pPrChange>
      </w:pPr>
      <w:ins w:id="204" w:author="vzj章剑" w:date="2017-08-25T10:21:00Z">
        <w:r w:rsidRPr="000821F5">
          <w:rPr>
            <w:rFonts w:hint="eastAsia"/>
            <w:lang w:val="x-none"/>
          </w:rPr>
          <w:t>目前</w:t>
        </w:r>
        <w:r w:rsidRPr="000821F5">
          <w:rPr>
            <w:lang w:val="x-none"/>
          </w:rPr>
          <w:t>工行和汇丰付款单</w:t>
        </w:r>
        <w:r w:rsidRPr="000821F5">
          <w:rPr>
            <w:rFonts w:hint="eastAsia"/>
            <w:lang w:val="x-none"/>
          </w:rPr>
          <w:t>银行</w:t>
        </w:r>
        <w:r w:rsidRPr="000821F5">
          <w:rPr>
            <w:lang w:val="x-none"/>
          </w:rPr>
          <w:t>类型（</w:t>
        </w:r>
        <w:r w:rsidRPr="000821F5">
          <w:rPr>
            <w:lang w:val="x-none"/>
          </w:rPr>
          <w:t>RealBCID</w:t>
        </w:r>
        <w:r w:rsidRPr="000821F5">
          <w:rPr>
            <w:lang w:val="x-none"/>
          </w:rPr>
          <w:t>）</w:t>
        </w:r>
        <w:r w:rsidRPr="000821F5">
          <w:rPr>
            <w:rFonts w:hint="eastAsia"/>
            <w:lang w:val="x-none"/>
          </w:rPr>
          <w:t>值</w:t>
        </w:r>
        <w:r w:rsidRPr="000821F5">
          <w:rPr>
            <w:lang w:val="x-none"/>
          </w:rPr>
          <w:t>为空，先保持不变，取数依老</w:t>
        </w:r>
        <w:r w:rsidRPr="000821F5">
          <w:rPr>
            <w:rFonts w:hint="eastAsia"/>
            <w:lang w:val="x-none"/>
          </w:rPr>
          <w:t>逻辑。</w:t>
        </w:r>
        <w:r w:rsidRPr="000821F5">
          <w:rPr>
            <w:lang w:val="x-none"/>
          </w:rPr>
          <w:t>建行</w:t>
        </w:r>
        <w:r w:rsidRPr="000821F5">
          <w:rPr>
            <w:rFonts w:hint="eastAsia"/>
            <w:lang w:val="x-none"/>
          </w:rPr>
          <w:t>在</w:t>
        </w:r>
        <w:r w:rsidRPr="000821F5">
          <w:rPr>
            <w:lang w:val="x-none"/>
          </w:rPr>
          <w:t>合并生成付款</w:t>
        </w:r>
        <w:r w:rsidRPr="000821F5">
          <w:rPr>
            <w:rFonts w:hint="eastAsia"/>
            <w:lang w:val="x-none"/>
          </w:rPr>
          <w:t>单</w:t>
        </w:r>
        <w:r w:rsidRPr="000821F5">
          <w:rPr>
            <w:lang w:val="x-none"/>
          </w:rPr>
          <w:t>时</w:t>
        </w:r>
        <w:r w:rsidRPr="000821F5">
          <w:rPr>
            <w:rFonts w:hint="eastAsia"/>
            <w:lang w:val="x-none"/>
          </w:rPr>
          <w:t>同</w:t>
        </w:r>
        <w:r w:rsidRPr="000821F5">
          <w:rPr>
            <w:lang w:val="x-none"/>
          </w:rPr>
          <w:t>时</w:t>
        </w:r>
        <w:r w:rsidRPr="000821F5">
          <w:rPr>
            <w:rFonts w:hint="eastAsia"/>
            <w:lang w:val="x-none"/>
          </w:rPr>
          <w:t>把</w:t>
        </w:r>
        <w:r w:rsidRPr="000821F5">
          <w:rPr>
            <w:lang w:val="x-none"/>
          </w:rPr>
          <w:t>银行类型（</w:t>
        </w:r>
        <w:r w:rsidRPr="000821F5">
          <w:rPr>
            <w:rFonts w:hint="eastAsia"/>
            <w:lang w:val="x-none"/>
          </w:rPr>
          <w:t>RealBCID</w:t>
        </w:r>
        <w:r w:rsidRPr="000821F5">
          <w:rPr>
            <w:lang w:val="x-none"/>
          </w:rPr>
          <w:t>）</w:t>
        </w:r>
        <w:r w:rsidRPr="000821F5">
          <w:rPr>
            <w:rFonts w:hint="eastAsia"/>
            <w:lang w:val="x-none"/>
          </w:rPr>
          <w:t>更新</w:t>
        </w:r>
        <w:r w:rsidRPr="000821F5">
          <w:rPr>
            <w:lang w:val="x-none"/>
          </w:rPr>
          <w:t>到付款单中。向</w:t>
        </w:r>
        <w:r w:rsidRPr="000821F5">
          <w:rPr>
            <w:rFonts w:hint="eastAsia"/>
            <w:lang w:val="x-none"/>
          </w:rPr>
          <w:t>RTP</w:t>
        </w:r>
        <w:r w:rsidRPr="000821F5">
          <w:rPr>
            <w:rFonts w:hint="eastAsia"/>
            <w:lang w:val="x-none"/>
          </w:rPr>
          <w:t>推送</w:t>
        </w:r>
        <w:r w:rsidRPr="000821F5">
          <w:rPr>
            <w:lang w:val="x-none"/>
          </w:rPr>
          <w:t>数据的</w:t>
        </w:r>
        <w:r w:rsidRPr="000821F5">
          <w:rPr>
            <w:lang w:val="x-none"/>
          </w:rPr>
          <w:t>JOB</w:t>
        </w:r>
        <w:r w:rsidRPr="000821F5">
          <w:rPr>
            <w:lang w:val="x-none"/>
          </w:rPr>
          <w:t>将取</w:t>
        </w:r>
        <w:r w:rsidRPr="000821F5">
          <w:rPr>
            <w:rFonts w:hint="eastAsia"/>
            <w:lang w:val="x-none"/>
          </w:rPr>
          <w:t>银行</w:t>
        </w:r>
        <w:r w:rsidRPr="000821F5">
          <w:rPr>
            <w:lang w:val="x-none"/>
          </w:rPr>
          <w:t>类型</w:t>
        </w:r>
        <w:r w:rsidRPr="000821F5">
          <w:rPr>
            <w:rFonts w:hint="eastAsia"/>
            <w:lang w:val="x-none"/>
          </w:rPr>
          <w:t>(</w:t>
        </w:r>
        <w:r w:rsidRPr="000821F5">
          <w:rPr>
            <w:lang w:val="x-none"/>
          </w:rPr>
          <w:t>RealBCID</w:t>
        </w:r>
        <w:r w:rsidRPr="000821F5">
          <w:rPr>
            <w:rFonts w:hint="eastAsia"/>
            <w:lang w:val="x-none"/>
          </w:rPr>
          <w:t>=4</w:t>
        </w:r>
        <w:r w:rsidRPr="000821F5">
          <w:rPr>
            <w:lang w:val="x-none"/>
          </w:rPr>
          <w:t>)</w:t>
        </w:r>
        <w:r w:rsidRPr="000821F5">
          <w:rPr>
            <w:rFonts w:hint="eastAsia"/>
            <w:lang w:val="x-none"/>
          </w:rPr>
          <w:t>且</w:t>
        </w:r>
        <w:r w:rsidRPr="000821F5">
          <w:rPr>
            <w:lang w:val="x-none"/>
          </w:rPr>
          <w:t>网上支付</w:t>
        </w:r>
        <w:r w:rsidRPr="000821F5">
          <w:rPr>
            <w:rFonts w:hint="eastAsia"/>
            <w:lang w:val="x-none"/>
          </w:rPr>
          <w:t>（</w:t>
        </w:r>
        <w:r w:rsidRPr="000821F5">
          <w:rPr>
            <w:rFonts w:hint="eastAsia"/>
            <w:lang w:val="x-none"/>
          </w:rPr>
          <w:t>PaymentType=4</w:t>
        </w:r>
        <w:r w:rsidRPr="000821F5">
          <w:rPr>
            <w:lang w:val="x-none"/>
          </w:rPr>
          <w:t>）且状态为</w:t>
        </w:r>
        <w:r w:rsidRPr="000821F5">
          <w:rPr>
            <w:rFonts w:hint="eastAsia"/>
            <w:lang w:val="x-none"/>
          </w:rPr>
          <w:t>待</w:t>
        </w:r>
        <w:r w:rsidRPr="000821F5">
          <w:rPr>
            <w:lang w:val="x-none"/>
          </w:rPr>
          <w:t>支付（</w:t>
        </w:r>
        <w:r w:rsidRPr="000821F5">
          <w:rPr>
            <w:rFonts w:hint="eastAsia"/>
            <w:lang w:val="x-none"/>
          </w:rPr>
          <w:t>E</w:t>
        </w:r>
        <w:r w:rsidRPr="000821F5">
          <w:rPr>
            <w:lang w:val="x-none"/>
          </w:rPr>
          <w:t>b</w:t>
        </w:r>
        <w:r w:rsidRPr="000821F5">
          <w:rPr>
            <w:rFonts w:hint="eastAsia"/>
            <w:lang w:val="x-none"/>
          </w:rPr>
          <w:t>ankStatus=T</w:t>
        </w:r>
        <w:r w:rsidRPr="000821F5">
          <w:rPr>
            <w:lang w:val="x-none"/>
          </w:rPr>
          <w:t>）</w:t>
        </w:r>
        <w:r w:rsidRPr="000821F5">
          <w:rPr>
            <w:rFonts w:hint="eastAsia"/>
            <w:lang w:val="x-none"/>
          </w:rPr>
          <w:t>。</w:t>
        </w:r>
      </w:ins>
    </w:p>
    <w:p w:rsidR="000821F5" w:rsidRPr="000821F5" w:rsidRDefault="000821F5">
      <w:pPr>
        <w:pStyle w:val="a9"/>
        <w:ind w:left="420" w:firstLineChars="0"/>
        <w:rPr>
          <w:ins w:id="205" w:author="vzj章剑" w:date="2017-08-25T10:21:00Z"/>
          <w:lang w:val="x-none"/>
        </w:rPr>
        <w:pPrChange w:id="206" w:author="vzj章剑" w:date="2017-08-25T10:21:00Z">
          <w:pPr>
            <w:pStyle w:val="a9"/>
            <w:numPr>
              <w:numId w:val="4"/>
            </w:numPr>
            <w:ind w:left="420" w:firstLineChars="0" w:hanging="420"/>
          </w:pPr>
        </w:pPrChange>
      </w:pPr>
      <w:ins w:id="207" w:author="vzj章剑" w:date="2017-08-25T10:21:00Z">
        <w:r w:rsidRPr="000821F5">
          <w:rPr>
            <w:rFonts w:hint="eastAsia"/>
            <w:lang w:val="x-none"/>
          </w:rPr>
          <w:t>建议之</w:t>
        </w:r>
        <w:r w:rsidRPr="000821F5">
          <w:rPr>
            <w:lang w:val="x-none"/>
          </w:rPr>
          <w:t>后工行和</w:t>
        </w:r>
        <w:r w:rsidRPr="000821F5">
          <w:rPr>
            <w:rFonts w:hint="eastAsia"/>
            <w:lang w:val="x-none"/>
          </w:rPr>
          <w:t>汇</w:t>
        </w:r>
        <w:r w:rsidRPr="000821F5">
          <w:rPr>
            <w:lang w:val="x-none"/>
          </w:rPr>
          <w:t>丰也</w:t>
        </w:r>
        <w:r w:rsidRPr="000821F5">
          <w:rPr>
            <w:rFonts w:hint="eastAsia"/>
            <w:lang w:val="x-none"/>
          </w:rPr>
          <w:t>改</w:t>
        </w:r>
        <w:r w:rsidRPr="000821F5">
          <w:rPr>
            <w:lang w:val="x-none"/>
          </w:rPr>
          <w:t>成按银行类型</w:t>
        </w:r>
        <w:r w:rsidRPr="000821F5">
          <w:rPr>
            <w:rFonts w:hint="eastAsia"/>
            <w:lang w:val="x-none"/>
          </w:rPr>
          <w:t>读</w:t>
        </w:r>
        <w:r w:rsidRPr="000821F5">
          <w:rPr>
            <w:lang w:val="x-none"/>
          </w:rPr>
          <w:t>取待支付付款单，优</w:t>
        </w:r>
        <w:r w:rsidRPr="000821F5">
          <w:rPr>
            <w:rFonts w:hint="eastAsia"/>
            <w:lang w:val="x-none"/>
          </w:rPr>
          <w:t>点</w:t>
        </w:r>
        <w:r w:rsidRPr="000821F5">
          <w:rPr>
            <w:lang w:val="x-none"/>
          </w:rPr>
          <w:t>是各通道标识唯一清晰。</w:t>
        </w:r>
      </w:ins>
    </w:p>
    <w:p w:rsidR="000821F5" w:rsidRPr="000821F5" w:rsidRDefault="000821F5">
      <w:pPr>
        <w:rPr>
          <w:ins w:id="208" w:author="vzj章剑" w:date="2017-08-25T10:21:00Z"/>
          <w:lang w:val="x-none"/>
          <w:rPrChange w:id="209" w:author="vzj章剑" w:date="2017-08-25T10:21:00Z">
            <w:rPr>
              <w:ins w:id="210" w:author="vzj章剑" w:date="2017-08-25T10:21:00Z"/>
            </w:rPr>
          </w:rPrChange>
        </w:rPr>
        <w:pPrChange w:id="211" w:author="vzj章剑" w:date="2017-08-25T10:21:00Z">
          <w:pPr>
            <w:ind w:left="142"/>
          </w:pPr>
        </w:pPrChange>
      </w:pPr>
    </w:p>
    <w:p w:rsidR="000821F5" w:rsidRPr="000821F5" w:rsidRDefault="000821F5">
      <w:pPr>
        <w:pPrChange w:id="212" w:author="vzj章剑" w:date="2017-08-25T10:21:00Z">
          <w:pPr>
            <w:ind w:left="142"/>
          </w:pPr>
        </w:pPrChange>
      </w:pPr>
    </w:p>
    <w:p w:rsidR="000159A7" w:rsidRDefault="00FC3C44" w:rsidP="00EE0FA4">
      <w:pPr>
        <w:pStyle w:val="3"/>
        <w:numPr>
          <w:ilvl w:val="0"/>
          <w:numId w:val="4"/>
        </w:numPr>
      </w:pPr>
      <w:r>
        <w:rPr>
          <w:rFonts w:hint="eastAsia"/>
        </w:rPr>
        <w:t>付款单</w:t>
      </w:r>
      <w:r w:rsidR="007203AA">
        <w:rPr>
          <w:rFonts w:hint="eastAsia"/>
        </w:rPr>
        <w:t>大小额审批需求</w:t>
      </w:r>
    </w:p>
    <w:p w:rsidR="00684D6E" w:rsidRDefault="006F561B" w:rsidP="000E2A32">
      <w:r>
        <w:rPr>
          <w:rFonts w:hint="eastAsia"/>
        </w:rPr>
        <w:t>同</w:t>
      </w:r>
      <w:r w:rsidR="00E3051E">
        <w:rPr>
          <w:rFonts w:hint="eastAsia"/>
        </w:rPr>
        <w:t>工行</w:t>
      </w:r>
      <w:r w:rsidR="00DD611A">
        <w:rPr>
          <w:rFonts w:hint="eastAsia"/>
        </w:rPr>
        <w:t>直连付款</w:t>
      </w:r>
      <w:r w:rsidR="00E3051E">
        <w:rPr>
          <w:rFonts w:hint="eastAsia"/>
        </w:rPr>
        <w:t>一样</w:t>
      </w:r>
      <w:r w:rsidR="00DD611A">
        <w:rPr>
          <w:rFonts w:hint="eastAsia"/>
        </w:rPr>
        <w:t>也</w:t>
      </w:r>
      <w:r w:rsidR="00190045">
        <w:rPr>
          <w:rFonts w:hint="eastAsia"/>
        </w:rPr>
        <w:t>需要</w:t>
      </w:r>
      <w:r w:rsidR="00684D6E">
        <w:rPr>
          <w:rFonts w:hint="eastAsia"/>
        </w:rPr>
        <w:t>大小额审批</w:t>
      </w:r>
      <w:r w:rsidR="00F522CB">
        <w:rPr>
          <w:rFonts w:hint="eastAsia"/>
        </w:rPr>
        <w:t>；</w:t>
      </w:r>
    </w:p>
    <w:p w:rsidR="00D52C87" w:rsidRDefault="00724361" w:rsidP="00787318">
      <w:pPr>
        <w:pStyle w:val="a9"/>
        <w:numPr>
          <w:ilvl w:val="0"/>
          <w:numId w:val="7"/>
        </w:numPr>
        <w:ind w:firstLineChars="0"/>
      </w:pPr>
      <w:r>
        <w:rPr>
          <w:rFonts w:hint="eastAsia"/>
        </w:rPr>
        <w:t>若</w:t>
      </w:r>
      <w:r w:rsidR="00787318" w:rsidRPr="00787318">
        <w:rPr>
          <w:rFonts w:hint="eastAsia"/>
        </w:rPr>
        <w:t>人民币</w:t>
      </w:r>
      <w:r w:rsidR="00E3051E">
        <w:rPr>
          <w:rFonts w:hint="eastAsia"/>
        </w:rPr>
        <w:t>付款单金额大于</w:t>
      </w:r>
      <w:r w:rsidR="00604C97">
        <w:rPr>
          <w:rFonts w:hint="eastAsia"/>
        </w:rPr>
        <w:t>50W</w:t>
      </w:r>
      <w:r w:rsidR="00E3051E">
        <w:rPr>
          <w:rFonts w:hint="eastAsia"/>
        </w:rPr>
        <w:t>；</w:t>
      </w:r>
      <w:r w:rsidR="006E437E">
        <w:rPr>
          <w:rFonts w:hint="eastAsia"/>
        </w:rPr>
        <w:t>超过</w:t>
      </w:r>
      <w:r w:rsidR="00E3051E">
        <w:rPr>
          <w:rFonts w:hint="eastAsia"/>
        </w:rPr>
        <w:t>了最大额度属大额付款，</w:t>
      </w:r>
      <w:r w:rsidR="00573A1D">
        <w:rPr>
          <w:rFonts w:hint="eastAsia"/>
        </w:rPr>
        <w:t>置</w:t>
      </w:r>
      <w:r w:rsidR="00E3051E">
        <w:rPr>
          <w:rFonts w:hint="eastAsia"/>
        </w:rPr>
        <w:t>付款单</w:t>
      </w:r>
      <w:r w:rsidR="00007A16" w:rsidRPr="00C1780D">
        <w:t>EBankStatus</w:t>
      </w:r>
      <w:r w:rsidR="00007A16">
        <w:rPr>
          <w:rFonts w:hint="eastAsia"/>
        </w:rPr>
        <w:t>=A</w:t>
      </w:r>
      <w:r w:rsidR="00007A16">
        <w:rPr>
          <w:rFonts w:hint="eastAsia"/>
        </w:rPr>
        <w:t>（</w:t>
      </w:r>
      <w:r w:rsidR="00151FA4">
        <w:rPr>
          <w:rFonts w:hint="eastAsia"/>
        </w:rPr>
        <w:t>待审核</w:t>
      </w:r>
      <w:r w:rsidR="00007A16">
        <w:rPr>
          <w:rFonts w:hint="eastAsia"/>
        </w:rPr>
        <w:t>）</w:t>
      </w:r>
      <w:r w:rsidR="00AA095A">
        <w:rPr>
          <w:rFonts w:hint="eastAsia"/>
        </w:rPr>
        <w:t>进入</w:t>
      </w:r>
      <w:r w:rsidR="00AA095A">
        <w:rPr>
          <w:rFonts w:hint="eastAsia"/>
        </w:rPr>
        <w:t>293411</w:t>
      </w:r>
      <w:r w:rsidR="00AA095A">
        <w:rPr>
          <w:rFonts w:hint="eastAsia"/>
        </w:rPr>
        <w:t>财务待审批</w:t>
      </w:r>
      <w:r w:rsidR="000E3DDE">
        <w:rPr>
          <w:rFonts w:hint="eastAsia"/>
        </w:rPr>
        <w:t>，</w:t>
      </w:r>
      <w:r w:rsidR="00D52C87">
        <w:rPr>
          <w:rFonts w:hint="eastAsia"/>
        </w:rPr>
        <w:t>财务审批通过之后更新付款单</w:t>
      </w:r>
      <w:r w:rsidR="00E25F2B" w:rsidRPr="00C1780D">
        <w:t>EBankStatus</w:t>
      </w:r>
      <w:r w:rsidR="00E25F2B">
        <w:rPr>
          <w:rFonts w:hint="eastAsia"/>
        </w:rPr>
        <w:t>=P</w:t>
      </w:r>
      <w:r w:rsidR="00AF403A">
        <w:t>(</w:t>
      </w:r>
      <w:r w:rsidR="00AF403A">
        <w:rPr>
          <w:rFonts w:hint="eastAsia"/>
        </w:rPr>
        <w:t>待审核）</w:t>
      </w:r>
      <w:r w:rsidR="00270F75">
        <w:rPr>
          <w:rFonts w:hint="eastAsia"/>
        </w:rPr>
        <w:t>，</w:t>
      </w:r>
      <w:r w:rsidR="00E03EEE">
        <w:rPr>
          <w:rFonts w:hint="eastAsia"/>
        </w:rPr>
        <w:t>待</w:t>
      </w:r>
      <w:r w:rsidR="00E03EEE">
        <w:rPr>
          <w:rFonts w:hint="eastAsia"/>
        </w:rPr>
        <w:t>RTP</w:t>
      </w:r>
      <w:r w:rsidR="00E03EEE">
        <w:rPr>
          <w:rFonts w:hint="eastAsia"/>
        </w:rPr>
        <w:t>付款</w:t>
      </w:r>
      <w:r w:rsidR="00270F75">
        <w:rPr>
          <w:rFonts w:hint="eastAsia"/>
        </w:rPr>
        <w:t>；</w:t>
      </w:r>
      <w:r w:rsidR="00AF403A">
        <w:rPr>
          <w:rFonts w:hint="eastAsia"/>
        </w:rPr>
        <w:t>财务审批</w:t>
      </w:r>
      <w:r w:rsidR="00115F09">
        <w:rPr>
          <w:rFonts w:hint="eastAsia"/>
        </w:rPr>
        <w:t>拒绝</w:t>
      </w:r>
      <w:r w:rsidR="00AF403A">
        <w:rPr>
          <w:rFonts w:hint="eastAsia"/>
        </w:rPr>
        <w:t>之后更新付款单</w:t>
      </w:r>
      <w:r w:rsidR="00AF403A" w:rsidRPr="00C1780D">
        <w:t>EBankStatus</w:t>
      </w:r>
      <w:r w:rsidR="00AF403A">
        <w:rPr>
          <w:rFonts w:hint="eastAsia"/>
        </w:rPr>
        <w:t>=R</w:t>
      </w:r>
      <w:r w:rsidR="00AF403A">
        <w:rPr>
          <w:rFonts w:hint="eastAsia"/>
        </w:rPr>
        <w:t>（</w:t>
      </w:r>
      <w:r w:rsidR="005A0726">
        <w:rPr>
          <w:rFonts w:hint="eastAsia"/>
        </w:rPr>
        <w:t>审核拒绝</w:t>
      </w:r>
      <w:r w:rsidR="00B2132B">
        <w:rPr>
          <w:rFonts w:hint="eastAsia"/>
        </w:rPr>
        <w:t>）。</w:t>
      </w:r>
    </w:p>
    <w:p w:rsidR="00FC3C44" w:rsidRDefault="000E3DDE" w:rsidP="0091118A">
      <w:pPr>
        <w:pStyle w:val="a9"/>
        <w:numPr>
          <w:ilvl w:val="0"/>
          <w:numId w:val="7"/>
        </w:numPr>
        <w:ind w:firstLineChars="0"/>
      </w:pPr>
      <w:r>
        <w:rPr>
          <w:rFonts w:hint="eastAsia"/>
        </w:rPr>
        <w:t>若</w:t>
      </w:r>
      <w:r w:rsidR="00372374">
        <w:rPr>
          <w:rFonts w:hint="eastAsia"/>
        </w:rPr>
        <w:t>人民币</w:t>
      </w:r>
      <w:r>
        <w:rPr>
          <w:rFonts w:hint="eastAsia"/>
        </w:rPr>
        <w:t>付款单金额为</w:t>
      </w:r>
      <w:r w:rsidR="00A5227F">
        <w:rPr>
          <w:rFonts w:hint="eastAsia"/>
        </w:rPr>
        <w:t>小于</w:t>
      </w:r>
      <w:r w:rsidR="00604C97">
        <w:rPr>
          <w:rFonts w:hint="eastAsia"/>
        </w:rPr>
        <w:t>50W</w:t>
      </w:r>
      <w:r w:rsidR="00A5227F">
        <w:rPr>
          <w:rFonts w:hint="eastAsia"/>
        </w:rPr>
        <w:t>，</w:t>
      </w:r>
      <w:r w:rsidR="00A5227F">
        <w:rPr>
          <w:rFonts w:hint="eastAsia"/>
        </w:rPr>
        <w:t xml:space="preserve"> </w:t>
      </w:r>
      <w:r w:rsidR="00A5227F">
        <w:rPr>
          <w:rFonts w:hint="eastAsia"/>
        </w:rPr>
        <w:t>属小额付款，无需审批直接直连</w:t>
      </w:r>
      <w:r w:rsidR="00724361">
        <w:rPr>
          <w:rFonts w:hint="eastAsia"/>
        </w:rPr>
        <w:t>付款，</w:t>
      </w:r>
      <w:r w:rsidR="003C7493">
        <w:rPr>
          <w:rFonts w:hint="eastAsia"/>
        </w:rPr>
        <w:t>置付款单</w:t>
      </w:r>
      <w:r w:rsidR="009C0D01" w:rsidRPr="00C1780D">
        <w:t>EBankStatus</w:t>
      </w:r>
      <w:r w:rsidR="009C0D01">
        <w:rPr>
          <w:rFonts w:hint="eastAsia"/>
        </w:rPr>
        <w:t>=P</w:t>
      </w:r>
      <w:r w:rsidR="006252EF">
        <w:rPr>
          <w:rFonts w:hint="eastAsia"/>
        </w:rPr>
        <w:t>，待</w:t>
      </w:r>
      <w:r w:rsidR="006252EF">
        <w:rPr>
          <w:rFonts w:hint="eastAsia"/>
        </w:rPr>
        <w:t>RTP</w:t>
      </w:r>
      <w:r w:rsidR="006252EF">
        <w:rPr>
          <w:rFonts w:hint="eastAsia"/>
        </w:rPr>
        <w:t>付款。</w:t>
      </w:r>
    </w:p>
    <w:p w:rsidR="000159A7" w:rsidRDefault="000159A7" w:rsidP="00EE0FA4">
      <w:pPr>
        <w:pStyle w:val="3"/>
        <w:numPr>
          <w:ilvl w:val="0"/>
          <w:numId w:val="4"/>
        </w:numPr>
      </w:pPr>
      <w:r>
        <w:rPr>
          <w:rFonts w:hint="eastAsia"/>
        </w:rPr>
        <w:t>电子回单</w:t>
      </w:r>
      <w:r w:rsidR="006D3FF2">
        <w:rPr>
          <w:rFonts w:hint="eastAsia"/>
        </w:rPr>
        <w:t>需求</w:t>
      </w:r>
    </w:p>
    <w:p w:rsidR="008F219A" w:rsidRDefault="00AC1B81" w:rsidP="008F219A">
      <w:r>
        <w:rPr>
          <w:rFonts w:hint="eastAsia"/>
        </w:rPr>
        <w:t>提供建行</w:t>
      </w:r>
      <w:r w:rsidR="00893EEE">
        <w:rPr>
          <w:rFonts w:hint="eastAsia"/>
        </w:rPr>
        <w:t>的</w:t>
      </w:r>
      <w:r>
        <w:rPr>
          <w:rFonts w:hint="eastAsia"/>
        </w:rPr>
        <w:t>电子回单</w:t>
      </w:r>
      <w:r w:rsidR="00471C7B">
        <w:rPr>
          <w:rFonts w:hint="eastAsia"/>
        </w:rPr>
        <w:t>,</w:t>
      </w:r>
      <w:r w:rsidR="00746124">
        <w:rPr>
          <w:rFonts w:hint="eastAsia"/>
        </w:rPr>
        <w:t xml:space="preserve"> </w:t>
      </w:r>
      <w:r w:rsidR="00471C7B">
        <w:rPr>
          <w:rFonts w:hint="eastAsia"/>
        </w:rPr>
        <w:t>2</w:t>
      </w:r>
      <w:r w:rsidR="00471C7B">
        <w:rPr>
          <w:rFonts w:hint="eastAsia"/>
        </w:rPr>
        <w:t>种</w:t>
      </w:r>
      <w:r w:rsidR="00746124">
        <w:rPr>
          <w:rFonts w:hint="eastAsia"/>
        </w:rPr>
        <w:t>实现</w:t>
      </w:r>
      <w:r w:rsidR="00471C7B">
        <w:rPr>
          <w:rFonts w:hint="eastAsia"/>
        </w:rPr>
        <w:t>方案：</w:t>
      </w:r>
    </w:p>
    <w:p w:rsidR="00471C7B" w:rsidRDefault="00471C7B" w:rsidP="008F219A">
      <w:r>
        <w:rPr>
          <w:rFonts w:hint="eastAsia"/>
        </w:rPr>
        <w:t>方案一：实现方式同工行一样，</w:t>
      </w:r>
      <w:r w:rsidR="004C3886">
        <w:rPr>
          <w:rFonts w:hint="eastAsia"/>
        </w:rPr>
        <w:t>根据建行（</w:t>
      </w:r>
      <w:r w:rsidR="004C3886">
        <w:rPr>
          <w:rFonts w:hint="eastAsia"/>
        </w:rPr>
        <w:t>NWHD01</w:t>
      </w:r>
      <w:r w:rsidR="004C3886">
        <w:rPr>
          <w:rFonts w:hint="eastAsia"/>
        </w:rPr>
        <w:t>）电子回单信息查询接口返回的回单信息我处系统自动拼接成电子回单样式</w:t>
      </w:r>
      <w:r w:rsidR="001A660E">
        <w:rPr>
          <w:rFonts w:hint="eastAsia"/>
        </w:rPr>
        <w:t>(</w:t>
      </w:r>
      <w:r w:rsidR="001A660E">
        <w:rPr>
          <w:rFonts w:hint="eastAsia"/>
        </w:rPr>
        <w:t>建行电子回单样式待财务提供</w:t>
      </w:r>
      <w:r w:rsidR="001A660E">
        <w:rPr>
          <w:rFonts w:hint="eastAsia"/>
        </w:rPr>
        <w:t>)</w:t>
      </w:r>
      <w:r w:rsidR="004C3886">
        <w:rPr>
          <w:rFonts w:hint="eastAsia"/>
        </w:rPr>
        <w:t>。</w:t>
      </w:r>
    </w:p>
    <w:p w:rsidR="000201DF" w:rsidRDefault="000201DF" w:rsidP="008F219A">
      <w:r>
        <w:rPr>
          <w:rFonts w:hint="eastAsia"/>
        </w:rPr>
        <w:t>方案二：可根据</w:t>
      </w:r>
      <w:r>
        <w:rPr>
          <w:rFonts w:hint="eastAsia"/>
        </w:rPr>
        <w:t>NWHD01</w:t>
      </w:r>
      <w:r>
        <w:rPr>
          <w:rFonts w:hint="eastAsia"/>
        </w:rPr>
        <w:t>返回的回单编号调用</w:t>
      </w:r>
      <w:r>
        <w:rPr>
          <w:rFonts w:hint="eastAsia"/>
        </w:rPr>
        <w:t>NWHD02</w:t>
      </w:r>
      <w:r>
        <w:rPr>
          <w:rFonts w:hint="eastAsia"/>
        </w:rPr>
        <w:t>生成回单文件，后调用</w:t>
      </w:r>
      <w:r>
        <w:rPr>
          <w:rFonts w:hint="eastAsia"/>
        </w:rPr>
        <w:t>6W0111</w:t>
      </w:r>
      <w:r>
        <w:rPr>
          <w:rFonts w:hint="eastAsia"/>
        </w:rPr>
        <w:t>下载文件</w:t>
      </w:r>
      <w:r w:rsidR="00EB32DE">
        <w:rPr>
          <w:rFonts w:hint="eastAsia"/>
        </w:rPr>
        <w:t>。</w:t>
      </w:r>
    </w:p>
    <w:p w:rsidR="008F219A" w:rsidRDefault="008F219A" w:rsidP="008F219A">
      <w:r>
        <w:rPr>
          <w:noProof/>
        </w:rPr>
        <w:drawing>
          <wp:inline distT="0" distB="0" distL="0" distR="0" wp14:anchorId="1F88B4DA" wp14:editId="32FA04B5">
            <wp:extent cx="5715000" cy="838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838200"/>
                    </a:xfrm>
                    <a:prstGeom prst="rect">
                      <a:avLst/>
                    </a:prstGeom>
                  </pic:spPr>
                </pic:pic>
              </a:graphicData>
            </a:graphic>
          </wp:inline>
        </w:drawing>
      </w:r>
    </w:p>
    <w:p w:rsidR="008F219A" w:rsidRDefault="000201DF" w:rsidP="008F219A">
      <w:r>
        <w:rPr>
          <w:noProof/>
        </w:rPr>
        <w:drawing>
          <wp:inline distT="0" distB="0" distL="0" distR="0" wp14:anchorId="29BFE24E" wp14:editId="230E1149">
            <wp:extent cx="5753100" cy="971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971550"/>
                    </a:xfrm>
                    <a:prstGeom prst="rect">
                      <a:avLst/>
                    </a:prstGeom>
                  </pic:spPr>
                </pic:pic>
              </a:graphicData>
            </a:graphic>
          </wp:inline>
        </w:drawing>
      </w:r>
    </w:p>
    <w:p w:rsidR="004146B5" w:rsidRPr="008F219A" w:rsidRDefault="004146B5" w:rsidP="008F219A">
      <w:r>
        <w:rPr>
          <w:rFonts w:hint="eastAsia"/>
        </w:rPr>
        <w:t>调用规则说明见建行接口文档中</w:t>
      </w:r>
      <w:r w:rsidR="002143FB">
        <w:rPr>
          <w:rFonts w:hint="eastAsia"/>
        </w:rPr>
        <w:t>说明。</w:t>
      </w:r>
    </w:p>
    <w:p w:rsidR="0054645B" w:rsidRDefault="00C30164" w:rsidP="0054645B">
      <w:pPr>
        <w:pStyle w:val="3"/>
        <w:numPr>
          <w:ilvl w:val="0"/>
          <w:numId w:val="4"/>
        </w:numPr>
      </w:pPr>
      <w:r w:rsidRPr="00A51D1E">
        <w:rPr>
          <w:rStyle w:val="30"/>
          <w:b/>
          <w:bCs/>
        </w:rPr>
        <w:t>建行</w:t>
      </w:r>
      <w:r w:rsidRPr="00A51D1E">
        <w:rPr>
          <w:rStyle w:val="30"/>
          <w:rFonts w:hint="eastAsia"/>
          <w:b/>
          <w:bCs/>
        </w:rPr>
        <w:t>其他账户直连交易明细下载</w:t>
      </w:r>
      <w:r w:rsidRPr="00A51D1E">
        <w:rPr>
          <w:rFonts w:hint="eastAsia"/>
        </w:rPr>
        <w:t>。</w:t>
      </w:r>
    </w:p>
    <w:p w:rsidR="0054645B" w:rsidRDefault="0054645B" w:rsidP="0054645B">
      <w:r w:rsidRPr="0054645B">
        <w:rPr>
          <w:rFonts w:hint="eastAsia"/>
        </w:rPr>
        <w:t>现有建行直连收款查询接口已搭建，能够查询交易明细的三个账号如下，可获取银行交易明细，那么如果直连付款的话，对应的账号也需要进行配置</w:t>
      </w:r>
      <w:r w:rsidR="009219A1">
        <w:rPr>
          <w:rFonts w:hint="eastAsia"/>
        </w:rPr>
        <w:t>即可</w:t>
      </w:r>
      <w:r w:rsidR="00411840">
        <w:rPr>
          <w:rFonts w:hint="eastAsia"/>
        </w:rPr>
        <w:t>。</w:t>
      </w:r>
      <w:r w:rsidR="00764704">
        <w:rPr>
          <w:rFonts w:hint="eastAsia"/>
        </w:rPr>
        <w:t>（需</w:t>
      </w:r>
      <w:r w:rsidR="00192EFC">
        <w:rPr>
          <w:rFonts w:hint="eastAsia"/>
        </w:rPr>
        <w:t>财务提供</w:t>
      </w:r>
      <w:r w:rsidR="00EC78B5">
        <w:rPr>
          <w:rFonts w:hint="eastAsia"/>
        </w:rPr>
        <w:t>需下载交易明细的帐号</w:t>
      </w:r>
      <w:r w:rsidR="00192EFC">
        <w:rPr>
          <w:rFonts w:hint="eastAsia"/>
        </w:rPr>
        <w:t>）</w:t>
      </w:r>
    </w:p>
    <w:tbl>
      <w:tblPr>
        <w:tblW w:w="11620" w:type="dxa"/>
        <w:tblInd w:w="2" w:type="dxa"/>
        <w:tblCellMar>
          <w:left w:w="0" w:type="dxa"/>
          <w:right w:w="0" w:type="dxa"/>
        </w:tblCellMar>
        <w:tblLook w:val="04A0" w:firstRow="1" w:lastRow="0" w:firstColumn="1" w:lastColumn="0" w:noHBand="0" w:noVBand="1"/>
      </w:tblPr>
      <w:tblGrid>
        <w:gridCol w:w="2740"/>
        <w:gridCol w:w="4820"/>
        <w:gridCol w:w="4060"/>
      </w:tblGrid>
      <w:tr w:rsidR="00464D6A" w:rsidTr="00464D6A">
        <w:trPr>
          <w:trHeight w:val="285"/>
        </w:trPr>
        <w:tc>
          <w:tcPr>
            <w:tcW w:w="274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464D6A" w:rsidRDefault="00464D6A" w:rsidP="00464D6A">
            <w:pPr>
              <w:pStyle w:val="a9"/>
              <w:widowControl/>
              <w:numPr>
                <w:ilvl w:val="0"/>
                <w:numId w:val="9"/>
              </w:numPr>
              <w:ind w:firstLineChars="0"/>
              <w:rPr>
                <w:rFonts w:eastAsia="等线"/>
                <w:color w:val="000000"/>
                <w:sz w:val="22"/>
                <w:szCs w:val="22"/>
              </w:rPr>
            </w:pPr>
            <w:r>
              <w:rPr>
                <w:rFonts w:hint="eastAsia"/>
                <w:color w:val="000000"/>
                <w:sz w:val="22"/>
                <w:szCs w:val="22"/>
              </w:rPr>
              <w:t>AccountNo</w:t>
            </w:r>
          </w:p>
        </w:tc>
        <w:tc>
          <w:tcPr>
            <w:tcW w:w="482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BankName</w:t>
            </w:r>
          </w:p>
        </w:tc>
        <w:tc>
          <w:tcPr>
            <w:tcW w:w="406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AccountName</w:t>
            </w:r>
          </w:p>
        </w:tc>
      </w:tr>
      <w:tr w:rsidR="00464D6A" w:rsidTr="00464D6A">
        <w:trPr>
          <w:trHeight w:val="285"/>
        </w:trPr>
        <w:tc>
          <w:tcPr>
            <w:tcW w:w="27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31001601114056002518</w:t>
            </w:r>
          </w:p>
        </w:tc>
        <w:tc>
          <w:tcPr>
            <w:tcW w:w="482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建行上海市吴中路支行</w:t>
            </w:r>
          </w:p>
        </w:tc>
        <w:tc>
          <w:tcPr>
            <w:tcW w:w="40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携程旅游信息技术（上海）有限公司</w:t>
            </w:r>
          </w:p>
        </w:tc>
      </w:tr>
      <w:tr w:rsidR="00464D6A" w:rsidTr="00464D6A">
        <w:trPr>
          <w:trHeight w:val="285"/>
        </w:trPr>
        <w:tc>
          <w:tcPr>
            <w:tcW w:w="27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31001601114050001069</w:t>
            </w:r>
          </w:p>
        </w:tc>
        <w:tc>
          <w:tcPr>
            <w:tcW w:w="482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建设银行</w:t>
            </w:r>
          </w:p>
        </w:tc>
        <w:tc>
          <w:tcPr>
            <w:tcW w:w="40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上海华程西南国际旅行社有限公司</w:t>
            </w:r>
          </w:p>
        </w:tc>
      </w:tr>
      <w:tr w:rsidR="00464D6A" w:rsidTr="00464D6A">
        <w:trPr>
          <w:trHeight w:val="300"/>
        </w:trPr>
        <w:tc>
          <w:tcPr>
            <w:tcW w:w="274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31001601114050016067</w:t>
            </w:r>
          </w:p>
        </w:tc>
        <w:tc>
          <w:tcPr>
            <w:tcW w:w="482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中国建设银行股份有限公司上海吴中路支行</w:t>
            </w:r>
          </w:p>
        </w:tc>
        <w:tc>
          <w:tcPr>
            <w:tcW w:w="406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464D6A" w:rsidRDefault="00464D6A">
            <w:pPr>
              <w:rPr>
                <w:color w:val="000000"/>
                <w:sz w:val="22"/>
                <w:szCs w:val="22"/>
              </w:rPr>
            </w:pPr>
            <w:r>
              <w:rPr>
                <w:rFonts w:hint="eastAsia"/>
                <w:color w:val="000000"/>
                <w:sz w:val="22"/>
                <w:szCs w:val="22"/>
              </w:rPr>
              <w:t>上海携程国际旅行社有限公司</w:t>
            </w:r>
          </w:p>
        </w:tc>
      </w:tr>
    </w:tbl>
    <w:p w:rsidR="00464D6A" w:rsidRPr="00464D6A" w:rsidRDefault="00464D6A" w:rsidP="0054645B"/>
    <w:p w:rsidR="00EE79A4" w:rsidRDefault="003148D0" w:rsidP="00EE79A4">
      <w:pPr>
        <w:pStyle w:val="a9"/>
        <w:numPr>
          <w:ilvl w:val="0"/>
          <w:numId w:val="1"/>
        </w:numPr>
        <w:tabs>
          <w:tab w:val="num" w:pos="425"/>
        </w:tabs>
        <w:spacing w:line="360" w:lineRule="auto"/>
        <w:ind w:left="566" w:hangingChars="202" w:hanging="566"/>
        <w:jc w:val="left"/>
        <w:outlineLvl w:val="0"/>
        <w:rPr>
          <w:rFonts w:ascii="微软雅黑" w:eastAsia="微软雅黑" w:hAnsi="微软雅黑" w:cs="Arial"/>
          <w:b/>
          <w:sz w:val="28"/>
          <w:szCs w:val="28"/>
        </w:rPr>
      </w:pPr>
      <w:bookmarkStart w:id="213" w:name="_Toc409712022"/>
      <w:r>
        <w:rPr>
          <w:rFonts w:ascii="微软雅黑" w:eastAsia="微软雅黑" w:hAnsi="微软雅黑" w:cs="Arial" w:hint="eastAsia"/>
          <w:b/>
          <w:sz w:val="28"/>
          <w:szCs w:val="28"/>
        </w:rPr>
        <w:t>Check List</w:t>
      </w:r>
      <w:bookmarkEnd w:id="213"/>
      <w:r w:rsidR="00EE79A4">
        <w:rPr>
          <w:rFonts w:ascii="微软雅黑" w:eastAsia="微软雅黑" w:hAnsi="微软雅黑" w:cs="Arial"/>
          <w:b/>
          <w:sz w:val="28"/>
          <w:szCs w:val="28"/>
        </w:rPr>
        <w:t xml:space="preserve"> </w:t>
      </w:r>
    </w:p>
    <w:p w:rsidR="005344CD" w:rsidRPr="00EE79A4" w:rsidRDefault="008D1DDC" w:rsidP="005344CD">
      <w:pPr>
        <w:pStyle w:val="a9"/>
        <w:numPr>
          <w:ilvl w:val="0"/>
          <w:numId w:val="8"/>
        </w:numPr>
        <w:ind w:firstLineChars="0"/>
      </w:pPr>
      <w:r>
        <w:rPr>
          <w:rFonts w:hint="eastAsia"/>
        </w:rPr>
        <w:t>提交</w:t>
      </w:r>
      <w:r>
        <w:t>RTP</w:t>
      </w:r>
      <w:r>
        <w:t>付款单接口</w:t>
      </w:r>
    </w:p>
    <w:p w:rsidR="003148D0" w:rsidRDefault="003148D0" w:rsidP="00467B48">
      <w:pPr>
        <w:pStyle w:val="a9"/>
        <w:numPr>
          <w:ilvl w:val="0"/>
          <w:numId w:val="1"/>
        </w:numPr>
        <w:tabs>
          <w:tab w:val="num" w:pos="425"/>
        </w:tabs>
        <w:spacing w:line="360" w:lineRule="auto"/>
        <w:ind w:left="566" w:hangingChars="202" w:hanging="566"/>
        <w:jc w:val="left"/>
        <w:outlineLvl w:val="0"/>
        <w:rPr>
          <w:rFonts w:ascii="微软雅黑" w:eastAsia="微软雅黑" w:hAnsi="微软雅黑" w:cs="Arial"/>
          <w:b/>
          <w:sz w:val="28"/>
          <w:szCs w:val="28"/>
        </w:rPr>
      </w:pPr>
      <w:bookmarkStart w:id="214" w:name="_Toc409712023"/>
      <w:r>
        <w:rPr>
          <w:rFonts w:ascii="微软雅黑" w:eastAsia="微软雅黑" w:hAnsi="微软雅黑" w:cs="Arial" w:hint="eastAsia"/>
          <w:b/>
          <w:sz w:val="28"/>
          <w:szCs w:val="28"/>
        </w:rPr>
        <w:t>上线后需完成的事项</w:t>
      </w:r>
      <w:bookmarkEnd w:id="214"/>
    </w:p>
    <w:p w:rsidR="001A2290" w:rsidRPr="00B32442" w:rsidRDefault="007F5D55" w:rsidP="00467B48">
      <w:pPr>
        <w:pStyle w:val="a9"/>
        <w:numPr>
          <w:ilvl w:val="0"/>
          <w:numId w:val="1"/>
        </w:numPr>
        <w:tabs>
          <w:tab w:val="num" w:pos="425"/>
        </w:tabs>
        <w:spacing w:line="360" w:lineRule="auto"/>
        <w:ind w:left="566" w:hangingChars="202" w:hanging="566"/>
        <w:jc w:val="left"/>
        <w:outlineLvl w:val="0"/>
        <w:rPr>
          <w:rFonts w:ascii="微软雅黑" w:eastAsia="微软雅黑" w:hAnsi="微软雅黑" w:cs="Arial"/>
          <w:b/>
          <w:sz w:val="28"/>
          <w:szCs w:val="28"/>
        </w:rPr>
      </w:pPr>
      <w:bookmarkStart w:id="215" w:name="_Toc334000316"/>
      <w:bookmarkStart w:id="216" w:name="_Toc334537315"/>
      <w:bookmarkStart w:id="217" w:name="_Toc344472586"/>
      <w:bookmarkStart w:id="218" w:name="_Toc349641261"/>
      <w:bookmarkStart w:id="219" w:name="_Toc409712024"/>
      <w:r w:rsidRPr="00465D14">
        <w:rPr>
          <w:rFonts w:ascii="微软雅黑" w:eastAsia="微软雅黑" w:hAnsi="微软雅黑" w:cs="Arial" w:hint="eastAsia"/>
          <w:b/>
          <w:sz w:val="28"/>
          <w:szCs w:val="28"/>
        </w:rPr>
        <w:lastRenderedPageBreak/>
        <w:t>附录</w:t>
      </w:r>
      <w:bookmarkEnd w:id="215"/>
      <w:bookmarkEnd w:id="216"/>
      <w:bookmarkEnd w:id="217"/>
      <w:bookmarkEnd w:id="218"/>
      <w:bookmarkEnd w:id="219"/>
    </w:p>
    <w:sectPr w:rsidR="001A2290" w:rsidRPr="00B32442" w:rsidSect="00CD7992">
      <w:pgSz w:w="11906" w:h="16838"/>
      <w:pgMar w:top="1135" w:right="1133" w:bottom="1135"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C45" w:rsidRDefault="00370C45" w:rsidP="00D33AEC">
      <w:r>
        <w:separator/>
      </w:r>
    </w:p>
  </w:endnote>
  <w:endnote w:type="continuationSeparator" w:id="0">
    <w:p w:rsidR="00370C45" w:rsidRDefault="00370C45" w:rsidP="00D33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charset w:val="00"/>
    <w:family w:val="roman"/>
    <w:pitch w:val="variable"/>
    <w:sig w:usb0="E00002FF" w:usb1="400004FF" w:usb2="00000000" w:usb3="00000000" w:csb0="0000019F" w:csb1="00000000"/>
  </w:font>
  <w:font w:name="微软雅黑">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C45" w:rsidRDefault="00370C45" w:rsidP="00D33AEC">
      <w:r>
        <w:separator/>
      </w:r>
    </w:p>
  </w:footnote>
  <w:footnote w:type="continuationSeparator" w:id="0">
    <w:p w:rsidR="00370C45" w:rsidRDefault="00370C45" w:rsidP="00D33A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5F97"/>
    <w:multiLevelType w:val="hybridMultilevel"/>
    <w:tmpl w:val="F71A6B2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867CDE"/>
    <w:multiLevelType w:val="hybridMultilevel"/>
    <w:tmpl w:val="52284BF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AC00C3"/>
    <w:multiLevelType w:val="hybridMultilevel"/>
    <w:tmpl w:val="DA2C53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2B41E9"/>
    <w:multiLevelType w:val="hybridMultilevel"/>
    <w:tmpl w:val="81DEBD74"/>
    <w:lvl w:ilvl="0" w:tplc="12D496D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4F675A22"/>
    <w:multiLevelType w:val="hybridMultilevel"/>
    <w:tmpl w:val="CE669D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8E59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DF41CD7"/>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7" w15:restartNumberingAfterBreak="0">
    <w:nsid w:val="5E2F0815"/>
    <w:multiLevelType w:val="hybridMultilevel"/>
    <w:tmpl w:val="591A97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1E1350"/>
    <w:multiLevelType w:val="hybridMultilevel"/>
    <w:tmpl w:val="287A21C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4D504E4"/>
    <w:multiLevelType w:val="hybridMultilevel"/>
    <w:tmpl w:val="7A8023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B4929AD"/>
    <w:multiLevelType w:val="hybridMultilevel"/>
    <w:tmpl w:val="9CE46EA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C217CD8"/>
    <w:multiLevelType w:val="hybridMultilevel"/>
    <w:tmpl w:val="CC767A4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
  </w:num>
  <w:num w:numId="4">
    <w:abstractNumId w:val="11"/>
  </w:num>
  <w:num w:numId="5">
    <w:abstractNumId w:val="4"/>
  </w:num>
  <w:num w:numId="6">
    <w:abstractNumId w:val="9"/>
  </w:num>
  <w:num w:numId="7">
    <w:abstractNumId w:val="2"/>
  </w:num>
  <w:num w:numId="8">
    <w:abstractNumId w:val="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0"/>
  </w:num>
  <w:num w:numId="12">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zj章剑">
    <w15:presenceInfo w15:providerId="AD" w15:userId="S-1-5-21-3921055674-81672782-3985740813-88666"/>
  </w15:person>
  <w15:person w15:author="xha肖亨安">
    <w15:presenceInfo w15:providerId="None" w15:userId="xha肖亨安"/>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848"/>
    <w:rsid w:val="000008DF"/>
    <w:rsid w:val="00003DD5"/>
    <w:rsid w:val="00004458"/>
    <w:rsid w:val="00004EE0"/>
    <w:rsid w:val="00005B0F"/>
    <w:rsid w:val="00006DD4"/>
    <w:rsid w:val="000071AA"/>
    <w:rsid w:val="00007A16"/>
    <w:rsid w:val="00010261"/>
    <w:rsid w:val="000110C8"/>
    <w:rsid w:val="00011739"/>
    <w:rsid w:val="00012494"/>
    <w:rsid w:val="00012F16"/>
    <w:rsid w:val="0001477F"/>
    <w:rsid w:val="000159A7"/>
    <w:rsid w:val="00016B69"/>
    <w:rsid w:val="00016CD3"/>
    <w:rsid w:val="000178F5"/>
    <w:rsid w:val="000179AD"/>
    <w:rsid w:val="00017CAC"/>
    <w:rsid w:val="000201DF"/>
    <w:rsid w:val="00020CB5"/>
    <w:rsid w:val="00020FD9"/>
    <w:rsid w:val="0002150D"/>
    <w:rsid w:val="00023246"/>
    <w:rsid w:val="000239D9"/>
    <w:rsid w:val="0002486F"/>
    <w:rsid w:val="00026D1D"/>
    <w:rsid w:val="00027760"/>
    <w:rsid w:val="000327A7"/>
    <w:rsid w:val="00033A3E"/>
    <w:rsid w:val="000347B4"/>
    <w:rsid w:val="00035843"/>
    <w:rsid w:val="00035B97"/>
    <w:rsid w:val="00036876"/>
    <w:rsid w:val="00036E19"/>
    <w:rsid w:val="00041051"/>
    <w:rsid w:val="0004112A"/>
    <w:rsid w:val="00043039"/>
    <w:rsid w:val="000432A2"/>
    <w:rsid w:val="000450D9"/>
    <w:rsid w:val="000472BC"/>
    <w:rsid w:val="00047F28"/>
    <w:rsid w:val="00047FDA"/>
    <w:rsid w:val="00053639"/>
    <w:rsid w:val="00055886"/>
    <w:rsid w:val="0005723A"/>
    <w:rsid w:val="00057EA8"/>
    <w:rsid w:val="000607C3"/>
    <w:rsid w:val="00060B1A"/>
    <w:rsid w:val="00062889"/>
    <w:rsid w:val="00063B41"/>
    <w:rsid w:val="0006437F"/>
    <w:rsid w:val="00064CD6"/>
    <w:rsid w:val="0006561B"/>
    <w:rsid w:val="00066AA0"/>
    <w:rsid w:val="00066C04"/>
    <w:rsid w:val="00067A27"/>
    <w:rsid w:val="0007092F"/>
    <w:rsid w:val="0007174E"/>
    <w:rsid w:val="00071848"/>
    <w:rsid w:val="00071B76"/>
    <w:rsid w:val="00072DDB"/>
    <w:rsid w:val="00072E9C"/>
    <w:rsid w:val="000731A3"/>
    <w:rsid w:val="000748EF"/>
    <w:rsid w:val="00074E55"/>
    <w:rsid w:val="00075382"/>
    <w:rsid w:val="0007650E"/>
    <w:rsid w:val="000803CF"/>
    <w:rsid w:val="000821F5"/>
    <w:rsid w:val="000842A8"/>
    <w:rsid w:val="00084DFB"/>
    <w:rsid w:val="000854EC"/>
    <w:rsid w:val="00086B84"/>
    <w:rsid w:val="00087431"/>
    <w:rsid w:val="00087B93"/>
    <w:rsid w:val="00087C5A"/>
    <w:rsid w:val="00091091"/>
    <w:rsid w:val="000930BA"/>
    <w:rsid w:val="0009324B"/>
    <w:rsid w:val="00093F2E"/>
    <w:rsid w:val="00094573"/>
    <w:rsid w:val="00095A85"/>
    <w:rsid w:val="000974AA"/>
    <w:rsid w:val="0009750C"/>
    <w:rsid w:val="0009757B"/>
    <w:rsid w:val="000975B3"/>
    <w:rsid w:val="00097BB6"/>
    <w:rsid w:val="00097D02"/>
    <w:rsid w:val="000A0496"/>
    <w:rsid w:val="000A091E"/>
    <w:rsid w:val="000A0B86"/>
    <w:rsid w:val="000A2225"/>
    <w:rsid w:val="000A24CD"/>
    <w:rsid w:val="000A332B"/>
    <w:rsid w:val="000A3424"/>
    <w:rsid w:val="000A4B13"/>
    <w:rsid w:val="000A594B"/>
    <w:rsid w:val="000A6EDD"/>
    <w:rsid w:val="000A70EE"/>
    <w:rsid w:val="000A7DF9"/>
    <w:rsid w:val="000B09AC"/>
    <w:rsid w:val="000B2334"/>
    <w:rsid w:val="000B3775"/>
    <w:rsid w:val="000B5C6B"/>
    <w:rsid w:val="000B6CD7"/>
    <w:rsid w:val="000B6DB7"/>
    <w:rsid w:val="000C02B4"/>
    <w:rsid w:val="000C0359"/>
    <w:rsid w:val="000C0AFD"/>
    <w:rsid w:val="000C1AD0"/>
    <w:rsid w:val="000C1B5C"/>
    <w:rsid w:val="000C3028"/>
    <w:rsid w:val="000C32BD"/>
    <w:rsid w:val="000C3DB8"/>
    <w:rsid w:val="000C6BC1"/>
    <w:rsid w:val="000C6F34"/>
    <w:rsid w:val="000D1ABA"/>
    <w:rsid w:val="000D1E10"/>
    <w:rsid w:val="000D43C9"/>
    <w:rsid w:val="000D6455"/>
    <w:rsid w:val="000D7930"/>
    <w:rsid w:val="000E0507"/>
    <w:rsid w:val="000E194D"/>
    <w:rsid w:val="000E2A32"/>
    <w:rsid w:val="000E34C8"/>
    <w:rsid w:val="000E369C"/>
    <w:rsid w:val="000E38CE"/>
    <w:rsid w:val="000E3DDE"/>
    <w:rsid w:val="000E4408"/>
    <w:rsid w:val="000E7EE8"/>
    <w:rsid w:val="000F0417"/>
    <w:rsid w:val="000F082A"/>
    <w:rsid w:val="000F08D0"/>
    <w:rsid w:val="000F149C"/>
    <w:rsid w:val="000F2A0E"/>
    <w:rsid w:val="000F30AD"/>
    <w:rsid w:val="000F38EF"/>
    <w:rsid w:val="000F56BD"/>
    <w:rsid w:val="000F5E01"/>
    <w:rsid w:val="00100D21"/>
    <w:rsid w:val="001021F8"/>
    <w:rsid w:val="001024B2"/>
    <w:rsid w:val="00102E2C"/>
    <w:rsid w:val="00103FFC"/>
    <w:rsid w:val="0010576A"/>
    <w:rsid w:val="00106F20"/>
    <w:rsid w:val="00107498"/>
    <w:rsid w:val="001074AF"/>
    <w:rsid w:val="001100A5"/>
    <w:rsid w:val="0011341F"/>
    <w:rsid w:val="00115F09"/>
    <w:rsid w:val="00117491"/>
    <w:rsid w:val="00122D29"/>
    <w:rsid w:val="001235D3"/>
    <w:rsid w:val="001244D1"/>
    <w:rsid w:val="00125778"/>
    <w:rsid w:val="00127CFD"/>
    <w:rsid w:val="00130064"/>
    <w:rsid w:val="001301B3"/>
    <w:rsid w:val="00130FA1"/>
    <w:rsid w:val="00132786"/>
    <w:rsid w:val="00134F18"/>
    <w:rsid w:val="00135D51"/>
    <w:rsid w:val="00136137"/>
    <w:rsid w:val="00137D7D"/>
    <w:rsid w:val="00140DAC"/>
    <w:rsid w:val="001437AC"/>
    <w:rsid w:val="00143B5C"/>
    <w:rsid w:val="00144193"/>
    <w:rsid w:val="00145F6D"/>
    <w:rsid w:val="001468B1"/>
    <w:rsid w:val="00150C26"/>
    <w:rsid w:val="00151650"/>
    <w:rsid w:val="00151B69"/>
    <w:rsid w:val="00151FA4"/>
    <w:rsid w:val="0015251C"/>
    <w:rsid w:val="00154731"/>
    <w:rsid w:val="00154CAA"/>
    <w:rsid w:val="00156FBF"/>
    <w:rsid w:val="00160DDB"/>
    <w:rsid w:val="00161FDE"/>
    <w:rsid w:val="00162579"/>
    <w:rsid w:val="00165032"/>
    <w:rsid w:val="001662C2"/>
    <w:rsid w:val="00166903"/>
    <w:rsid w:val="00173248"/>
    <w:rsid w:val="001735E1"/>
    <w:rsid w:val="00174344"/>
    <w:rsid w:val="00176E44"/>
    <w:rsid w:val="001773C0"/>
    <w:rsid w:val="00177AEA"/>
    <w:rsid w:val="00180353"/>
    <w:rsid w:val="0018259F"/>
    <w:rsid w:val="00182AB2"/>
    <w:rsid w:val="00186E79"/>
    <w:rsid w:val="00187B29"/>
    <w:rsid w:val="00190045"/>
    <w:rsid w:val="001910B9"/>
    <w:rsid w:val="0019192C"/>
    <w:rsid w:val="0019211A"/>
    <w:rsid w:val="00192CD3"/>
    <w:rsid w:val="00192EFC"/>
    <w:rsid w:val="00194640"/>
    <w:rsid w:val="00194DB5"/>
    <w:rsid w:val="00196583"/>
    <w:rsid w:val="00196C56"/>
    <w:rsid w:val="00196FA4"/>
    <w:rsid w:val="001A1A49"/>
    <w:rsid w:val="001A2290"/>
    <w:rsid w:val="001A305B"/>
    <w:rsid w:val="001A4359"/>
    <w:rsid w:val="001A4F7F"/>
    <w:rsid w:val="001A5009"/>
    <w:rsid w:val="001A660E"/>
    <w:rsid w:val="001A6D27"/>
    <w:rsid w:val="001A7AC4"/>
    <w:rsid w:val="001A7C92"/>
    <w:rsid w:val="001B0FA1"/>
    <w:rsid w:val="001B1ED4"/>
    <w:rsid w:val="001B2AEA"/>
    <w:rsid w:val="001B2DD0"/>
    <w:rsid w:val="001B3260"/>
    <w:rsid w:val="001B566E"/>
    <w:rsid w:val="001C0552"/>
    <w:rsid w:val="001C319C"/>
    <w:rsid w:val="001C31E4"/>
    <w:rsid w:val="001C521F"/>
    <w:rsid w:val="001C544C"/>
    <w:rsid w:val="001C6057"/>
    <w:rsid w:val="001C67E2"/>
    <w:rsid w:val="001C7DBE"/>
    <w:rsid w:val="001D122B"/>
    <w:rsid w:val="001D1FFB"/>
    <w:rsid w:val="001D2B3F"/>
    <w:rsid w:val="001D3028"/>
    <w:rsid w:val="001D455A"/>
    <w:rsid w:val="001D5847"/>
    <w:rsid w:val="001D658C"/>
    <w:rsid w:val="001E1DA0"/>
    <w:rsid w:val="001E6454"/>
    <w:rsid w:val="001E74D3"/>
    <w:rsid w:val="001E7877"/>
    <w:rsid w:val="001F0541"/>
    <w:rsid w:val="001F321B"/>
    <w:rsid w:val="001F3738"/>
    <w:rsid w:val="001F3FB7"/>
    <w:rsid w:val="001F7849"/>
    <w:rsid w:val="00200850"/>
    <w:rsid w:val="002039FF"/>
    <w:rsid w:val="00203AF1"/>
    <w:rsid w:val="0020406E"/>
    <w:rsid w:val="00204717"/>
    <w:rsid w:val="00205922"/>
    <w:rsid w:val="00210A0A"/>
    <w:rsid w:val="00210BC7"/>
    <w:rsid w:val="00212464"/>
    <w:rsid w:val="002143FB"/>
    <w:rsid w:val="0021683A"/>
    <w:rsid w:val="00217CE1"/>
    <w:rsid w:val="00220EB0"/>
    <w:rsid w:val="00220F18"/>
    <w:rsid w:val="002235FF"/>
    <w:rsid w:val="00224523"/>
    <w:rsid w:val="002257E0"/>
    <w:rsid w:val="0022774B"/>
    <w:rsid w:val="00227947"/>
    <w:rsid w:val="00231131"/>
    <w:rsid w:val="002317BB"/>
    <w:rsid w:val="00231F8B"/>
    <w:rsid w:val="00231FAC"/>
    <w:rsid w:val="00232D4D"/>
    <w:rsid w:val="00233833"/>
    <w:rsid w:val="002347A1"/>
    <w:rsid w:val="00234D13"/>
    <w:rsid w:val="00235345"/>
    <w:rsid w:val="00236D34"/>
    <w:rsid w:val="00237265"/>
    <w:rsid w:val="00241110"/>
    <w:rsid w:val="0024362C"/>
    <w:rsid w:val="00243DEA"/>
    <w:rsid w:val="00243E1D"/>
    <w:rsid w:val="00244E2E"/>
    <w:rsid w:val="00245BDC"/>
    <w:rsid w:val="002461C9"/>
    <w:rsid w:val="00253DF5"/>
    <w:rsid w:val="0025400D"/>
    <w:rsid w:val="002547B5"/>
    <w:rsid w:val="00255575"/>
    <w:rsid w:val="0025659D"/>
    <w:rsid w:val="002579E2"/>
    <w:rsid w:val="0026169B"/>
    <w:rsid w:val="00262914"/>
    <w:rsid w:val="00262EC4"/>
    <w:rsid w:val="0026302A"/>
    <w:rsid w:val="00264292"/>
    <w:rsid w:val="00265CDF"/>
    <w:rsid w:val="002662D9"/>
    <w:rsid w:val="00267DE7"/>
    <w:rsid w:val="00270B46"/>
    <w:rsid w:val="00270E95"/>
    <w:rsid w:val="00270F75"/>
    <w:rsid w:val="0027149C"/>
    <w:rsid w:val="002717CD"/>
    <w:rsid w:val="00271B15"/>
    <w:rsid w:val="00273436"/>
    <w:rsid w:val="00273B50"/>
    <w:rsid w:val="00274A8B"/>
    <w:rsid w:val="0027513F"/>
    <w:rsid w:val="00275D01"/>
    <w:rsid w:val="00277A2C"/>
    <w:rsid w:val="002802D9"/>
    <w:rsid w:val="00283912"/>
    <w:rsid w:val="00284F40"/>
    <w:rsid w:val="00285307"/>
    <w:rsid w:val="00287AD3"/>
    <w:rsid w:val="00290E92"/>
    <w:rsid w:val="00291E82"/>
    <w:rsid w:val="00291FF9"/>
    <w:rsid w:val="00292329"/>
    <w:rsid w:val="00292548"/>
    <w:rsid w:val="002939ED"/>
    <w:rsid w:val="002945A2"/>
    <w:rsid w:val="002970A9"/>
    <w:rsid w:val="002A1AC2"/>
    <w:rsid w:val="002A3AA5"/>
    <w:rsid w:val="002A3F23"/>
    <w:rsid w:val="002A499C"/>
    <w:rsid w:val="002A536A"/>
    <w:rsid w:val="002A60AA"/>
    <w:rsid w:val="002A7117"/>
    <w:rsid w:val="002A7693"/>
    <w:rsid w:val="002B0999"/>
    <w:rsid w:val="002B0E95"/>
    <w:rsid w:val="002B2482"/>
    <w:rsid w:val="002B2993"/>
    <w:rsid w:val="002B3527"/>
    <w:rsid w:val="002B3AC8"/>
    <w:rsid w:val="002B3CD8"/>
    <w:rsid w:val="002B4C8C"/>
    <w:rsid w:val="002B4CB1"/>
    <w:rsid w:val="002C17E1"/>
    <w:rsid w:val="002C1FA9"/>
    <w:rsid w:val="002C3E62"/>
    <w:rsid w:val="002C4398"/>
    <w:rsid w:val="002C5569"/>
    <w:rsid w:val="002C6556"/>
    <w:rsid w:val="002D06E8"/>
    <w:rsid w:val="002D118B"/>
    <w:rsid w:val="002D18D1"/>
    <w:rsid w:val="002D1C1F"/>
    <w:rsid w:val="002D25EA"/>
    <w:rsid w:val="002D3900"/>
    <w:rsid w:val="002D4CAA"/>
    <w:rsid w:val="002D5B4E"/>
    <w:rsid w:val="002D617A"/>
    <w:rsid w:val="002D7564"/>
    <w:rsid w:val="002E1F37"/>
    <w:rsid w:val="002E5947"/>
    <w:rsid w:val="002E70AD"/>
    <w:rsid w:val="002E7A54"/>
    <w:rsid w:val="002F25A9"/>
    <w:rsid w:val="002F3DA6"/>
    <w:rsid w:val="002F3E38"/>
    <w:rsid w:val="002F4003"/>
    <w:rsid w:val="002F51C2"/>
    <w:rsid w:val="002F63EE"/>
    <w:rsid w:val="002F7C3E"/>
    <w:rsid w:val="002F7C7F"/>
    <w:rsid w:val="0030029B"/>
    <w:rsid w:val="00300430"/>
    <w:rsid w:val="003049A5"/>
    <w:rsid w:val="00304AB9"/>
    <w:rsid w:val="003067A3"/>
    <w:rsid w:val="00311A12"/>
    <w:rsid w:val="00311C01"/>
    <w:rsid w:val="003148D0"/>
    <w:rsid w:val="003150A8"/>
    <w:rsid w:val="003215A0"/>
    <w:rsid w:val="00322637"/>
    <w:rsid w:val="00326913"/>
    <w:rsid w:val="00330A58"/>
    <w:rsid w:val="00330CC1"/>
    <w:rsid w:val="003340DF"/>
    <w:rsid w:val="003346A7"/>
    <w:rsid w:val="00334FB4"/>
    <w:rsid w:val="0033625F"/>
    <w:rsid w:val="00337F44"/>
    <w:rsid w:val="00341258"/>
    <w:rsid w:val="0034531C"/>
    <w:rsid w:val="0034664C"/>
    <w:rsid w:val="00346A26"/>
    <w:rsid w:val="0035003C"/>
    <w:rsid w:val="00350BE3"/>
    <w:rsid w:val="00351765"/>
    <w:rsid w:val="00351A75"/>
    <w:rsid w:val="00351F6B"/>
    <w:rsid w:val="00352224"/>
    <w:rsid w:val="00354E74"/>
    <w:rsid w:val="00355088"/>
    <w:rsid w:val="00356087"/>
    <w:rsid w:val="00356D08"/>
    <w:rsid w:val="0036259A"/>
    <w:rsid w:val="0036298F"/>
    <w:rsid w:val="0036310E"/>
    <w:rsid w:val="0036467D"/>
    <w:rsid w:val="003655CA"/>
    <w:rsid w:val="0036562B"/>
    <w:rsid w:val="00365D79"/>
    <w:rsid w:val="00365D82"/>
    <w:rsid w:val="003704FE"/>
    <w:rsid w:val="00370C45"/>
    <w:rsid w:val="00370FE3"/>
    <w:rsid w:val="00371456"/>
    <w:rsid w:val="0037158A"/>
    <w:rsid w:val="00371B52"/>
    <w:rsid w:val="00371D83"/>
    <w:rsid w:val="00372374"/>
    <w:rsid w:val="00372E7E"/>
    <w:rsid w:val="00374529"/>
    <w:rsid w:val="003751A9"/>
    <w:rsid w:val="0037580B"/>
    <w:rsid w:val="003812B8"/>
    <w:rsid w:val="003817FA"/>
    <w:rsid w:val="00383910"/>
    <w:rsid w:val="00386061"/>
    <w:rsid w:val="00386D15"/>
    <w:rsid w:val="0038702A"/>
    <w:rsid w:val="003874EF"/>
    <w:rsid w:val="0039195D"/>
    <w:rsid w:val="00392B59"/>
    <w:rsid w:val="0039403B"/>
    <w:rsid w:val="003941FA"/>
    <w:rsid w:val="0039465F"/>
    <w:rsid w:val="003968A1"/>
    <w:rsid w:val="00397390"/>
    <w:rsid w:val="003975A0"/>
    <w:rsid w:val="003A0CFF"/>
    <w:rsid w:val="003A280F"/>
    <w:rsid w:val="003A2D7B"/>
    <w:rsid w:val="003A300F"/>
    <w:rsid w:val="003A3595"/>
    <w:rsid w:val="003A3960"/>
    <w:rsid w:val="003A4324"/>
    <w:rsid w:val="003A5D60"/>
    <w:rsid w:val="003A7D60"/>
    <w:rsid w:val="003B0161"/>
    <w:rsid w:val="003B2844"/>
    <w:rsid w:val="003B3097"/>
    <w:rsid w:val="003B4117"/>
    <w:rsid w:val="003B4FDD"/>
    <w:rsid w:val="003C0BCF"/>
    <w:rsid w:val="003C0EB1"/>
    <w:rsid w:val="003C2F60"/>
    <w:rsid w:val="003C58D3"/>
    <w:rsid w:val="003C6052"/>
    <w:rsid w:val="003C6688"/>
    <w:rsid w:val="003C7255"/>
    <w:rsid w:val="003C7493"/>
    <w:rsid w:val="003C7D7D"/>
    <w:rsid w:val="003D1282"/>
    <w:rsid w:val="003D15DF"/>
    <w:rsid w:val="003D1759"/>
    <w:rsid w:val="003D1925"/>
    <w:rsid w:val="003D28C7"/>
    <w:rsid w:val="003D2AEC"/>
    <w:rsid w:val="003D5865"/>
    <w:rsid w:val="003D68D3"/>
    <w:rsid w:val="003E1AF4"/>
    <w:rsid w:val="003E4729"/>
    <w:rsid w:val="003E4DAA"/>
    <w:rsid w:val="003E64C5"/>
    <w:rsid w:val="003E658D"/>
    <w:rsid w:val="003E71F2"/>
    <w:rsid w:val="003E7368"/>
    <w:rsid w:val="003E7A4A"/>
    <w:rsid w:val="003F14CD"/>
    <w:rsid w:val="003F22E0"/>
    <w:rsid w:val="003F296F"/>
    <w:rsid w:val="003F3B4C"/>
    <w:rsid w:val="003F4D96"/>
    <w:rsid w:val="003F4EAE"/>
    <w:rsid w:val="003F5F3B"/>
    <w:rsid w:val="0040067B"/>
    <w:rsid w:val="00400C4E"/>
    <w:rsid w:val="0040198E"/>
    <w:rsid w:val="00401DD6"/>
    <w:rsid w:val="0040280F"/>
    <w:rsid w:val="00403612"/>
    <w:rsid w:val="00404A50"/>
    <w:rsid w:val="00404A80"/>
    <w:rsid w:val="00404B69"/>
    <w:rsid w:val="0040581F"/>
    <w:rsid w:val="00405D47"/>
    <w:rsid w:val="00406F23"/>
    <w:rsid w:val="00407F09"/>
    <w:rsid w:val="00407FDD"/>
    <w:rsid w:val="004100B0"/>
    <w:rsid w:val="0041011C"/>
    <w:rsid w:val="0041167E"/>
    <w:rsid w:val="00411840"/>
    <w:rsid w:val="004146B5"/>
    <w:rsid w:val="00414926"/>
    <w:rsid w:val="00414E4D"/>
    <w:rsid w:val="004165FC"/>
    <w:rsid w:val="00421B4B"/>
    <w:rsid w:val="0042246D"/>
    <w:rsid w:val="00422942"/>
    <w:rsid w:val="0042417C"/>
    <w:rsid w:val="004253DE"/>
    <w:rsid w:val="00425F56"/>
    <w:rsid w:val="00426DBB"/>
    <w:rsid w:val="0043144F"/>
    <w:rsid w:val="00431E71"/>
    <w:rsid w:val="00431F72"/>
    <w:rsid w:val="004321D4"/>
    <w:rsid w:val="0043272F"/>
    <w:rsid w:val="004333A8"/>
    <w:rsid w:val="0043391E"/>
    <w:rsid w:val="00433BF0"/>
    <w:rsid w:val="00433DAC"/>
    <w:rsid w:val="00434090"/>
    <w:rsid w:val="00436F31"/>
    <w:rsid w:val="00440C88"/>
    <w:rsid w:val="00440DFC"/>
    <w:rsid w:val="00441DCB"/>
    <w:rsid w:val="0044274F"/>
    <w:rsid w:val="00443A03"/>
    <w:rsid w:val="00443D75"/>
    <w:rsid w:val="00443ECE"/>
    <w:rsid w:val="004446B6"/>
    <w:rsid w:val="004447A8"/>
    <w:rsid w:val="004472A4"/>
    <w:rsid w:val="00447C0E"/>
    <w:rsid w:val="00450C07"/>
    <w:rsid w:val="00454828"/>
    <w:rsid w:val="0045503D"/>
    <w:rsid w:val="00457C79"/>
    <w:rsid w:val="004603E1"/>
    <w:rsid w:val="0046232F"/>
    <w:rsid w:val="00463789"/>
    <w:rsid w:val="00463A6F"/>
    <w:rsid w:val="00463ADA"/>
    <w:rsid w:val="004647DF"/>
    <w:rsid w:val="00464D6A"/>
    <w:rsid w:val="00464E5B"/>
    <w:rsid w:val="00465DDB"/>
    <w:rsid w:val="00465FED"/>
    <w:rsid w:val="0046635D"/>
    <w:rsid w:val="004671AC"/>
    <w:rsid w:val="00467B48"/>
    <w:rsid w:val="00470495"/>
    <w:rsid w:val="00471C7B"/>
    <w:rsid w:val="00472AF8"/>
    <w:rsid w:val="00472E1C"/>
    <w:rsid w:val="00472FC1"/>
    <w:rsid w:val="004734C3"/>
    <w:rsid w:val="00473CE0"/>
    <w:rsid w:val="004743B7"/>
    <w:rsid w:val="00475A8E"/>
    <w:rsid w:val="0047788D"/>
    <w:rsid w:val="00477A55"/>
    <w:rsid w:val="00484C81"/>
    <w:rsid w:val="0048502F"/>
    <w:rsid w:val="004876C7"/>
    <w:rsid w:val="00490262"/>
    <w:rsid w:val="00491B87"/>
    <w:rsid w:val="00491C63"/>
    <w:rsid w:val="00492B18"/>
    <w:rsid w:val="0049397A"/>
    <w:rsid w:val="00493C82"/>
    <w:rsid w:val="004942A8"/>
    <w:rsid w:val="00494E0B"/>
    <w:rsid w:val="00494E5C"/>
    <w:rsid w:val="004A0B87"/>
    <w:rsid w:val="004A405F"/>
    <w:rsid w:val="004A4D94"/>
    <w:rsid w:val="004A6F9D"/>
    <w:rsid w:val="004A7135"/>
    <w:rsid w:val="004A7F24"/>
    <w:rsid w:val="004B0FD1"/>
    <w:rsid w:val="004B1A0D"/>
    <w:rsid w:val="004B339E"/>
    <w:rsid w:val="004B395A"/>
    <w:rsid w:val="004B439D"/>
    <w:rsid w:val="004B590A"/>
    <w:rsid w:val="004B6C58"/>
    <w:rsid w:val="004B6E19"/>
    <w:rsid w:val="004C015C"/>
    <w:rsid w:val="004C07CA"/>
    <w:rsid w:val="004C1824"/>
    <w:rsid w:val="004C1DA3"/>
    <w:rsid w:val="004C2BCE"/>
    <w:rsid w:val="004C301E"/>
    <w:rsid w:val="004C3886"/>
    <w:rsid w:val="004C6432"/>
    <w:rsid w:val="004C70EE"/>
    <w:rsid w:val="004D0A79"/>
    <w:rsid w:val="004D16EE"/>
    <w:rsid w:val="004D4DD0"/>
    <w:rsid w:val="004D73EB"/>
    <w:rsid w:val="004E085D"/>
    <w:rsid w:val="004E1523"/>
    <w:rsid w:val="004E1BC3"/>
    <w:rsid w:val="004E3ADD"/>
    <w:rsid w:val="004E4AF6"/>
    <w:rsid w:val="004E4D16"/>
    <w:rsid w:val="004E58BA"/>
    <w:rsid w:val="004E6BA1"/>
    <w:rsid w:val="004E7DA5"/>
    <w:rsid w:val="004F13C9"/>
    <w:rsid w:val="004F27AD"/>
    <w:rsid w:val="004F3941"/>
    <w:rsid w:val="004F464C"/>
    <w:rsid w:val="004F60D7"/>
    <w:rsid w:val="004F7711"/>
    <w:rsid w:val="0050136D"/>
    <w:rsid w:val="0050242B"/>
    <w:rsid w:val="00502A6D"/>
    <w:rsid w:val="00503D9A"/>
    <w:rsid w:val="00504474"/>
    <w:rsid w:val="00505E87"/>
    <w:rsid w:val="00506040"/>
    <w:rsid w:val="0050730C"/>
    <w:rsid w:val="005074F4"/>
    <w:rsid w:val="00507D74"/>
    <w:rsid w:val="00512C45"/>
    <w:rsid w:val="00512FA6"/>
    <w:rsid w:val="00513A5D"/>
    <w:rsid w:val="005140C2"/>
    <w:rsid w:val="005146C9"/>
    <w:rsid w:val="00516227"/>
    <w:rsid w:val="00516B3F"/>
    <w:rsid w:val="00517BCB"/>
    <w:rsid w:val="00520699"/>
    <w:rsid w:val="005214B2"/>
    <w:rsid w:val="0052240D"/>
    <w:rsid w:val="00522978"/>
    <w:rsid w:val="005254BE"/>
    <w:rsid w:val="00525945"/>
    <w:rsid w:val="0052634D"/>
    <w:rsid w:val="00526F6F"/>
    <w:rsid w:val="005271BF"/>
    <w:rsid w:val="0052722A"/>
    <w:rsid w:val="005273E6"/>
    <w:rsid w:val="0052755E"/>
    <w:rsid w:val="00527913"/>
    <w:rsid w:val="00530048"/>
    <w:rsid w:val="005328C3"/>
    <w:rsid w:val="005339E3"/>
    <w:rsid w:val="005344CD"/>
    <w:rsid w:val="0053511F"/>
    <w:rsid w:val="00535D0A"/>
    <w:rsid w:val="00535DF4"/>
    <w:rsid w:val="00536024"/>
    <w:rsid w:val="0053779E"/>
    <w:rsid w:val="00537C2F"/>
    <w:rsid w:val="00537F4B"/>
    <w:rsid w:val="00541729"/>
    <w:rsid w:val="005421F8"/>
    <w:rsid w:val="00542EA3"/>
    <w:rsid w:val="00543069"/>
    <w:rsid w:val="005437BF"/>
    <w:rsid w:val="00544581"/>
    <w:rsid w:val="00544D15"/>
    <w:rsid w:val="0054645B"/>
    <w:rsid w:val="0054678C"/>
    <w:rsid w:val="00546A7D"/>
    <w:rsid w:val="00547692"/>
    <w:rsid w:val="00552C51"/>
    <w:rsid w:val="0055323E"/>
    <w:rsid w:val="00554BA6"/>
    <w:rsid w:val="005568E4"/>
    <w:rsid w:val="00556F4C"/>
    <w:rsid w:val="00560B2A"/>
    <w:rsid w:val="00560D3C"/>
    <w:rsid w:val="005622A7"/>
    <w:rsid w:val="00562C0A"/>
    <w:rsid w:val="0056463C"/>
    <w:rsid w:val="0056604D"/>
    <w:rsid w:val="00566E74"/>
    <w:rsid w:val="00570DF8"/>
    <w:rsid w:val="00571016"/>
    <w:rsid w:val="00573A1D"/>
    <w:rsid w:val="00574074"/>
    <w:rsid w:val="00577E2E"/>
    <w:rsid w:val="00577F43"/>
    <w:rsid w:val="005822AB"/>
    <w:rsid w:val="00582B17"/>
    <w:rsid w:val="00583311"/>
    <w:rsid w:val="00583B45"/>
    <w:rsid w:val="00583DE2"/>
    <w:rsid w:val="005855CB"/>
    <w:rsid w:val="0058663C"/>
    <w:rsid w:val="00586AE8"/>
    <w:rsid w:val="00591279"/>
    <w:rsid w:val="00593107"/>
    <w:rsid w:val="0059376F"/>
    <w:rsid w:val="00593E8A"/>
    <w:rsid w:val="00594614"/>
    <w:rsid w:val="005967E7"/>
    <w:rsid w:val="00596D11"/>
    <w:rsid w:val="005A01F8"/>
    <w:rsid w:val="005A0726"/>
    <w:rsid w:val="005A1AA1"/>
    <w:rsid w:val="005A30C9"/>
    <w:rsid w:val="005A4780"/>
    <w:rsid w:val="005A532E"/>
    <w:rsid w:val="005A54FA"/>
    <w:rsid w:val="005A692E"/>
    <w:rsid w:val="005A75CC"/>
    <w:rsid w:val="005A7AAC"/>
    <w:rsid w:val="005B0A43"/>
    <w:rsid w:val="005B0DE6"/>
    <w:rsid w:val="005B1C9F"/>
    <w:rsid w:val="005B243D"/>
    <w:rsid w:val="005B5056"/>
    <w:rsid w:val="005B5137"/>
    <w:rsid w:val="005B5E21"/>
    <w:rsid w:val="005C2EE8"/>
    <w:rsid w:val="005C3FD5"/>
    <w:rsid w:val="005C440A"/>
    <w:rsid w:val="005C47BE"/>
    <w:rsid w:val="005C4B74"/>
    <w:rsid w:val="005C5893"/>
    <w:rsid w:val="005C7411"/>
    <w:rsid w:val="005C7F97"/>
    <w:rsid w:val="005D052B"/>
    <w:rsid w:val="005D0FC2"/>
    <w:rsid w:val="005D140F"/>
    <w:rsid w:val="005D191A"/>
    <w:rsid w:val="005D19B2"/>
    <w:rsid w:val="005D3A44"/>
    <w:rsid w:val="005D3D63"/>
    <w:rsid w:val="005D3DD6"/>
    <w:rsid w:val="005D43DB"/>
    <w:rsid w:val="005D55D2"/>
    <w:rsid w:val="005D6306"/>
    <w:rsid w:val="005D75F0"/>
    <w:rsid w:val="005D773C"/>
    <w:rsid w:val="005E14C4"/>
    <w:rsid w:val="005E1D48"/>
    <w:rsid w:val="005E4818"/>
    <w:rsid w:val="005E4B12"/>
    <w:rsid w:val="005E5058"/>
    <w:rsid w:val="005E5AB2"/>
    <w:rsid w:val="005E7B29"/>
    <w:rsid w:val="005F0A39"/>
    <w:rsid w:val="005F13A8"/>
    <w:rsid w:val="005F15C5"/>
    <w:rsid w:val="005F1858"/>
    <w:rsid w:val="005F2718"/>
    <w:rsid w:val="005F28DE"/>
    <w:rsid w:val="005F6237"/>
    <w:rsid w:val="005F700A"/>
    <w:rsid w:val="005F7A4F"/>
    <w:rsid w:val="00601F42"/>
    <w:rsid w:val="00602819"/>
    <w:rsid w:val="00603176"/>
    <w:rsid w:val="00604C97"/>
    <w:rsid w:val="00606DD0"/>
    <w:rsid w:val="00610B54"/>
    <w:rsid w:val="00611C8B"/>
    <w:rsid w:val="00611DC1"/>
    <w:rsid w:val="006126D7"/>
    <w:rsid w:val="00613EC7"/>
    <w:rsid w:val="006148F0"/>
    <w:rsid w:val="00615ABE"/>
    <w:rsid w:val="006175D5"/>
    <w:rsid w:val="006178AC"/>
    <w:rsid w:val="00617ED8"/>
    <w:rsid w:val="00620938"/>
    <w:rsid w:val="00624B44"/>
    <w:rsid w:val="006252EF"/>
    <w:rsid w:val="0062642A"/>
    <w:rsid w:val="00630934"/>
    <w:rsid w:val="00630D69"/>
    <w:rsid w:val="00631971"/>
    <w:rsid w:val="00631CAB"/>
    <w:rsid w:val="00636680"/>
    <w:rsid w:val="0064248B"/>
    <w:rsid w:val="00645A17"/>
    <w:rsid w:val="00650104"/>
    <w:rsid w:val="00651400"/>
    <w:rsid w:val="00653AF2"/>
    <w:rsid w:val="00655C8C"/>
    <w:rsid w:val="00657095"/>
    <w:rsid w:val="00657FBD"/>
    <w:rsid w:val="00660026"/>
    <w:rsid w:val="006602A1"/>
    <w:rsid w:val="006615A3"/>
    <w:rsid w:val="0066221C"/>
    <w:rsid w:val="00662E4A"/>
    <w:rsid w:val="0067017F"/>
    <w:rsid w:val="006721CE"/>
    <w:rsid w:val="00672828"/>
    <w:rsid w:val="00672B10"/>
    <w:rsid w:val="00673191"/>
    <w:rsid w:val="00673797"/>
    <w:rsid w:val="006769CA"/>
    <w:rsid w:val="00680286"/>
    <w:rsid w:val="0068110B"/>
    <w:rsid w:val="00682933"/>
    <w:rsid w:val="00682A21"/>
    <w:rsid w:val="006836DA"/>
    <w:rsid w:val="00683C46"/>
    <w:rsid w:val="00684D6E"/>
    <w:rsid w:val="00684E32"/>
    <w:rsid w:val="006851D4"/>
    <w:rsid w:val="00685A78"/>
    <w:rsid w:val="00687930"/>
    <w:rsid w:val="00692258"/>
    <w:rsid w:val="006928BF"/>
    <w:rsid w:val="006967CC"/>
    <w:rsid w:val="00696FD8"/>
    <w:rsid w:val="006A15EB"/>
    <w:rsid w:val="006A2FB1"/>
    <w:rsid w:val="006A3E76"/>
    <w:rsid w:val="006A42FB"/>
    <w:rsid w:val="006A42FE"/>
    <w:rsid w:val="006A4C8F"/>
    <w:rsid w:val="006A541A"/>
    <w:rsid w:val="006A5D53"/>
    <w:rsid w:val="006A7184"/>
    <w:rsid w:val="006A77C5"/>
    <w:rsid w:val="006B0ECC"/>
    <w:rsid w:val="006B299D"/>
    <w:rsid w:val="006B5662"/>
    <w:rsid w:val="006B5E65"/>
    <w:rsid w:val="006B5ED4"/>
    <w:rsid w:val="006B61AE"/>
    <w:rsid w:val="006B61CA"/>
    <w:rsid w:val="006B61F3"/>
    <w:rsid w:val="006B65EC"/>
    <w:rsid w:val="006C1FE9"/>
    <w:rsid w:val="006C2FAB"/>
    <w:rsid w:val="006C34D9"/>
    <w:rsid w:val="006C3553"/>
    <w:rsid w:val="006C559A"/>
    <w:rsid w:val="006C59C7"/>
    <w:rsid w:val="006C5B1A"/>
    <w:rsid w:val="006C70A0"/>
    <w:rsid w:val="006C774B"/>
    <w:rsid w:val="006C7AB9"/>
    <w:rsid w:val="006C7CAE"/>
    <w:rsid w:val="006D2CDB"/>
    <w:rsid w:val="006D3FF2"/>
    <w:rsid w:val="006D67C3"/>
    <w:rsid w:val="006E0C93"/>
    <w:rsid w:val="006E1488"/>
    <w:rsid w:val="006E20E2"/>
    <w:rsid w:val="006E23CA"/>
    <w:rsid w:val="006E437E"/>
    <w:rsid w:val="006E5169"/>
    <w:rsid w:val="006E53DD"/>
    <w:rsid w:val="006E6F44"/>
    <w:rsid w:val="006E73A0"/>
    <w:rsid w:val="006E7E2C"/>
    <w:rsid w:val="006E7E3D"/>
    <w:rsid w:val="006F0039"/>
    <w:rsid w:val="006F0522"/>
    <w:rsid w:val="006F2992"/>
    <w:rsid w:val="006F3512"/>
    <w:rsid w:val="006F387E"/>
    <w:rsid w:val="006F561B"/>
    <w:rsid w:val="006F69ED"/>
    <w:rsid w:val="006F755D"/>
    <w:rsid w:val="007004C0"/>
    <w:rsid w:val="00700BAD"/>
    <w:rsid w:val="007017A9"/>
    <w:rsid w:val="00702471"/>
    <w:rsid w:val="00707BDE"/>
    <w:rsid w:val="007101E4"/>
    <w:rsid w:val="007103C1"/>
    <w:rsid w:val="00710D3D"/>
    <w:rsid w:val="00710EB7"/>
    <w:rsid w:val="007110AB"/>
    <w:rsid w:val="007127CE"/>
    <w:rsid w:val="00712B66"/>
    <w:rsid w:val="007145E1"/>
    <w:rsid w:val="00715D55"/>
    <w:rsid w:val="00717DFB"/>
    <w:rsid w:val="007203AA"/>
    <w:rsid w:val="00721035"/>
    <w:rsid w:val="0072138E"/>
    <w:rsid w:val="00724361"/>
    <w:rsid w:val="007260E6"/>
    <w:rsid w:val="00727262"/>
    <w:rsid w:val="00727D00"/>
    <w:rsid w:val="007306AE"/>
    <w:rsid w:val="007306F0"/>
    <w:rsid w:val="007316B7"/>
    <w:rsid w:val="007329C9"/>
    <w:rsid w:val="00734202"/>
    <w:rsid w:val="00734EBC"/>
    <w:rsid w:val="00736F03"/>
    <w:rsid w:val="0073718A"/>
    <w:rsid w:val="00737748"/>
    <w:rsid w:val="007377C0"/>
    <w:rsid w:val="00737C34"/>
    <w:rsid w:val="00740133"/>
    <w:rsid w:val="00741D35"/>
    <w:rsid w:val="00742573"/>
    <w:rsid w:val="007450CD"/>
    <w:rsid w:val="00746124"/>
    <w:rsid w:val="00746F4F"/>
    <w:rsid w:val="00747342"/>
    <w:rsid w:val="00747DA2"/>
    <w:rsid w:val="00751B58"/>
    <w:rsid w:val="007534EE"/>
    <w:rsid w:val="00753D79"/>
    <w:rsid w:val="00755D3A"/>
    <w:rsid w:val="00756491"/>
    <w:rsid w:val="007564C1"/>
    <w:rsid w:val="0075652A"/>
    <w:rsid w:val="00757588"/>
    <w:rsid w:val="007578E3"/>
    <w:rsid w:val="00757A2D"/>
    <w:rsid w:val="0076157D"/>
    <w:rsid w:val="007616B7"/>
    <w:rsid w:val="00762B60"/>
    <w:rsid w:val="00763B94"/>
    <w:rsid w:val="00764170"/>
    <w:rsid w:val="00764704"/>
    <w:rsid w:val="007655BD"/>
    <w:rsid w:val="0076565C"/>
    <w:rsid w:val="0076591C"/>
    <w:rsid w:val="00766838"/>
    <w:rsid w:val="00771BBC"/>
    <w:rsid w:val="00772495"/>
    <w:rsid w:val="00773117"/>
    <w:rsid w:val="00774D8E"/>
    <w:rsid w:val="00775209"/>
    <w:rsid w:val="00775697"/>
    <w:rsid w:val="0077693C"/>
    <w:rsid w:val="00776A68"/>
    <w:rsid w:val="007773B4"/>
    <w:rsid w:val="007778FD"/>
    <w:rsid w:val="00777D8D"/>
    <w:rsid w:val="00780A28"/>
    <w:rsid w:val="00780B96"/>
    <w:rsid w:val="00781EC2"/>
    <w:rsid w:val="00785037"/>
    <w:rsid w:val="00785C12"/>
    <w:rsid w:val="00787318"/>
    <w:rsid w:val="0078738D"/>
    <w:rsid w:val="00791766"/>
    <w:rsid w:val="007923B9"/>
    <w:rsid w:val="00795431"/>
    <w:rsid w:val="0079576C"/>
    <w:rsid w:val="00796A2D"/>
    <w:rsid w:val="00796F90"/>
    <w:rsid w:val="0079740A"/>
    <w:rsid w:val="0079778A"/>
    <w:rsid w:val="007A033F"/>
    <w:rsid w:val="007A03C9"/>
    <w:rsid w:val="007A134D"/>
    <w:rsid w:val="007A243A"/>
    <w:rsid w:val="007A31EC"/>
    <w:rsid w:val="007A4AF5"/>
    <w:rsid w:val="007A5232"/>
    <w:rsid w:val="007A6676"/>
    <w:rsid w:val="007A7922"/>
    <w:rsid w:val="007B0BD9"/>
    <w:rsid w:val="007B106B"/>
    <w:rsid w:val="007B279D"/>
    <w:rsid w:val="007B640C"/>
    <w:rsid w:val="007C1D0F"/>
    <w:rsid w:val="007C243A"/>
    <w:rsid w:val="007C324D"/>
    <w:rsid w:val="007C3924"/>
    <w:rsid w:val="007C48CA"/>
    <w:rsid w:val="007C4D31"/>
    <w:rsid w:val="007C5413"/>
    <w:rsid w:val="007D2C14"/>
    <w:rsid w:val="007D2EB4"/>
    <w:rsid w:val="007D30FD"/>
    <w:rsid w:val="007D5684"/>
    <w:rsid w:val="007D5C21"/>
    <w:rsid w:val="007D5CDD"/>
    <w:rsid w:val="007D5F96"/>
    <w:rsid w:val="007D6142"/>
    <w:rsid w:val="007E0655"/>
    <w:rsid w:val="007E0E59"/>
    <w:rsid w:val="007E2DC0"/>
    <w:rsid w:val="007E380D"/>
    <w:rsid w:val="007E3A88"/>
    <w:rsid w:val="007E5826"/>
    <w:rsid w:val="007E6299"/>
    <w:rsid w:val="007E6638"/>
    <w:rsid w:val="007E780E"/>
    <w:rsid w:val="007F03F3"/>
    <w:rsid w:val="007F34A2"/>
    <w:rsid w:val="007F35F7"/>
    <w:rsid w:val="007F3868"/>
    <w:rsid w:val="007F3AFE"/>
    <w:rsid w:val="007F47B2"/>
    <w:rsid w:val="007F4965"/>
    <w:rsid w:val="007F4F7B"/>
    <w:rsid w:val="007F56CA"/>
    <w:rsid w:val="007F5D55"/>
    <w:rsid w:val="007F684B"/>
    <w:rsid w:val="007F6DF4"/>
    <w:rsid w:val="00802DCC"/>
    <w:rsid w:val="00803430"/>
    <w:rsid w:val="0080393A"/>
    <w:rsid w:val="008047E6"/>
    <w:rsid w:val="00805350"/>
    <w:rsid w:val="008055B8"/>
    <w:rsid w:val="00805D48"/>
    <w:rsid w:val="00805E42"/>
    <w:rsid w:val="00806CAA"/>
    <w:rsid w:val="00810436"/>
    <w:rsid w:val="00810A37"/>
    <w:rsid w:val="00810E0C"/>
    <w:rsid w:val="008130F5"/>
    <w:rsid w:val="00814F9C"/>
    <w:rsid w:val="00814FBF"/>
    <w:rsid w:val="00816A96"/>
    <w:rsid w:val="00817C65"/>
    <w:rsid w:val="00817D27"/>
    <w:rsid w:val="00822703"/>
    <w:rsid w:val="00822E6E"/>
    <w:rsid w:val="0082415D"/>
    <w:rsid w:val="008247CB"/>
    <w:rsid w:val="00826F7C"/>
    <w:rsid w:val="0082756D"/>
    <w:rsid w:val="00827CAC"/>
    <w:rsid w:val="00827D9B"/>
    <w:rsid w:val="008319C3"/>
    <w:rsid w:val="00832515"/>
    <w:rsid w:val="008339FC"/>
    <w:rsid w:val="00833FDB"/>
    <w:rsid w:val="0083671F"/>
    <w:rsid w:val="00837185"/>
    <w:rsid w:val="0083793D"/>
    <w:rsid w:val="00840829"/>
    <w:rsid w:val="0084374D"/>
    <w:rsid w:val="00843F9C"/>
    <w:rsid w:val="0084436D"/>
    <w:rsid w:val="00844D69"/>
    <w:rsid w:val="00844E26"/>
    <w:rsid w:val="00847C9D"/>
    <w:rsid w:val="008503B6"/>
    <w:rsid w:val="00852AA1"/>
    <w:rsid w:val="00854267"/>
    <w:rsid w:val="0085546B"/>
    <w:rsid w:val="00855A93"/>
    <w:rsid w:val="00856364"/>
    <w:rsid w:val="00863121"/>
    <w:rsid w:val="00863AEF"/>
    <w:rsid w:val="00864B1E"/>
    <w:rsid w:val="00864FDF"/>
    <w:rsid w:val="008653D0"/>
    <w:rsid w:val="0087129E"/>
    <w:rsid w:val="00871A91"/>
    <w:rsid w:val="008720CB"/>
    <w:rsid w:val="008734AE"/>
    <w:rsid w:val="00874DEF"/>
    <w:rsid w:val="00877922"/>
    <w:rsid w:val="00880189"/>
    <w:rsid w:val="00880564"/>
    <w:rsid w:val="00881005"/>
    <w:rsid w:val="00881E74"/>
    <w:rsid w:val="00882554"/>
    <w:rsid w:val="00882D29"/>
    <w:rsid w:val="008830B0"/>
    <w:rsid w:val="00883D01"/>
    <w:rsid w:val="0088663D"/>
    <w:rsid w:val="00890D05"/>
    <w:rsid w:val="00890E28"/>
    <w:rsid w:val="00893EEE"/>
    <w:rsid w:val="0089420C"/>
    <w:rsid w:val="0089691A"/>
    <w:rsid w:val="008A207A"/>
    <w:rsid w:val="008A4E98"/>
    <w:rsid w:val="008B274F"/>
    <w:rsid w:val="008B553D"/>
    <w:rsid w:val="008B6113"/>
    <w:rsid w:val="008B764D"/>
    <w:rsid w:val="008C5448"/>
    <w:rsid w:val="008C56A6"/>
    <w:rsid w:val="008C5878"/>
    <w:rsid w:val="008D1DDC"/>
    <w:rsid w:val="008D2764"/>
    <w:rsid w:val="008D2B51"/>
    <w:rsid w:val="008D51D7"/>
    <w:rsid w:val="008D55FE"/>
    <w:rsid w:val="008D7417"/>
    <w:rsid w:val="008E0422"/>
    <w:rsid w:val="008E0B8A"/>
    <w:rsid w:val="008E1DB7"/>
    <w:rsid w:val="008E1F1C"/>
    <w:rsid w:val="008E1F90"/>
    <w:rsid w:val="008E3B84"/>
    <w:rsid w:val="008E4591"/>
    <w:rsid w:val="008E4C05"/>
    <w:rsid w:val="008E5062"/>
    <w:rsid w:val="008E6CEF"/>
    <w:rsid w:val="008E70EB"/>
    <w:rsid w:val="008E787C"/>
    <w:rsid w:val="008F18FC"/>
    <w:rsid w:val="008F219A"/>
    <w:rsid w:val="008F2A0E"/>
    <w:rsid w:val="008F43B3"/>
    <w:rsid w:val="008F47D2"/>
    <w:rsid w:val="008F5816"/>
    <w:rsid w:val="008F58DD"/>
    <w:rsid w:val="008F6D00"/>
    <w:rsid w:val="008F6ED7"/>
    <w:rsid w:val="008F7F6B"/>
    <w:rsid w:val="00900E04"/>
    <w:rsid w:val="009012FD"/>
    <w:rsid w:val="00902673"/>
    <w:rsid w:val="00903EFC"/>
    <w:rsid w:val="00905A20"/>
    <w:rsid w:val="0090630E"/>
    <w:rsid w:val="009064FD"/>
    <w:rsid w:val="0090666C"/>
    <w:rsid w:val="00906673"/>
    <w:rsid w:val="00906C30"/>
    <w:rsid w:val="00906F4F"/>
    <w:rsid w:val="0091118A"/>
    <w:rsid w:val="009121DD"/>
    <w:rsid w:val="0091691E"/>
    <w:rsid w:val="00916AA7"/>
    <w:rsid w:val="00916B2E"/>
    <w:rsid w:val="009171B9"/>
    <w:rsid w:val="00917DF7"/>
    <w:rsid w:val="009219A1"/>
    <w:rsid w:val="009223D9"/>
    <w:rsid w:val="0092493A"/>
    <w:rsid w:val="00925E30"/>
    <w:rsid w:val="00931024"/>
    <w:rsid w:val="0093168B"/>
    <w:rsid w:val="00931B1A"/>
    <w:rsid w:val="00932F39"/>
    <w:rsid w:val="00933C56"/>
    <w:rsid w:val="0093440B"/>
    <w:rsid w:val="00935FBA"/>
    <w:rsid w:val="00937F3A"/>
    <w:rsid w:val="0094352B"/>
    <w:rsid w:val="00944D75"/>
    <w:rsid w:val="0094504B"/>
    <w:rsid w:val="00945E1D"/>
    <w:rsid w:val="00946A78"/>
    <w:rsid w:val="00952431"/>
    <w:rsid w:val="00952EB2"/>
    <w:rsid w:val="00953201"/>
    <w:rsid w:val="00954574"/>
    <w:rsid w:val="009575DF"/>
    <w:rsid w:val="009600A9"/>
    <w:rsid w:val="009621C2"/>
    <w:rsid w:val="00963063"/>
    <w:rsid w:val="00963328"/>
    <w:rsid w:val="009660AF"/>
    <w:rsid w:val="009702CA"/>
    <w:rsid w:val="009721F8"/>
    <w:rsid w:val="0097446F"/>
    <w:rsid w:val="0097626E"/>
    <w:rsid w:val="00977F77"/>
    <w:rsid w:val="009826BB"/>
    <w:rsid w:val="00983477"/>
    <w:rsid w:val="009863BB"/>
    <w:rsid w:val="00990387"/>
    <w:rsid w:val="00992618"/>
    <w:rsid w:val="00992EBE"/>
    <w:rsid w:val="00995C10"/>
    <w:rsid w:val="00995F4C"/>
    <w:rsid w:val="009968B3"/>
    <w:rsid w:val="009A010A"/>
    <w:rsid w:val="009A3AD0"/>
    <w:rsid w:val="009A419C"/>
    <w:rsid w:val="009A4377"/>
    <w:rsid w:val="009B09E3"/>
    <w:rsid w:val="009B20A4"/>
    <w:rsid w:val="009B277F"/>
    <w:rsid w:val="009B2E42"/>
    <w:rsid w:val="009B3ABC"/>
    <w:rsid w:val="009C0D01"/>
    <w:rsid w:val="009C1978"/>
    <w:rsid w:val="009C1AFF"/>
    <w:rsid w:val="009C5557"/>
    <w:rsid w:val="009C6BA0"/>
    <w:rsid w:val="009C6FFC"/>
    <w:rsid w:val="009C7402"/>
    <w:rsid w:val="009C79F4"/>
    <w:rsid w:val="009D5658"/>
    <w:rsid w:val="009D5B23"/>
    <w:rsid w:val="009D6737"/>
    <w:rsid w:val="009D6C77"/>
    <w:rsid w:val="009D71AC"/>
    <w:rsid w:val="009D7F98"/>
    <w:rsid w:val="009E0540"/>
    <w:rsid w:val="009E1E84"/>
    <w:rsid w:val="009E23A8"/>
    <w:rsid w:val="009E3807"/>
    <w:rsid w:val="009E3BF5"/>
    <w:rsid w:val="009E4119"/>
    <w:rsid w:val="009E5FF1"/>
    <w:rsid w:val="009E7A63"/>
    <w:rsid w:val="009F19D2"/>
    <w:rsid w:val="009F2499"/>
    <w:rsid w:val="009F2862"/>
    <w:rsid w:val="009F299E"/>
    <w:rsid w:val="009F2DA6"/>
    <w:rsid w:val="009F4550"/>
    <w:rsid w:val="009F55D7"/>
    <w:rsid w:val="009F7D09"/>
    <w:rsid w:val="00A026CA"/>
    <w:rsid w:val="00A03070"/>
    <w:rsid w:val="00A034A2"/>
    <w:rsid w:val="00A03903"/>
    <w:rsid w:val="00A03C70"/>
    <w:rsid w:val="00A040DE"/>
    <w:rsid w:val="00A04639"/>
    <w:rsid w:val="00A05845"/>
    <w:rsid w:val="00A05ADF"/>
    <w:rsid w:val="00A05FB9"/>
    <w:rsid w:val="00A10394"/>
    <w:rsid w:val="00A11F25"/>
    <w:rsid w:val="00A1236F"/>
    <w:rsid w:val="00A1460C"/>
    <w:rsid w:val="00A15182"/>
    <w:rsid w:val="00A178B0"/>
    <w:rsid w:val="00A204E0"/>
    <w:rsid w:val="00A2069F"/>
    <w:rsid w:val="00A207BA"/>
    <w:rsid w:val="00A21668"/>
    <w:rsid w:val="00A22441"/>
    <w:rsid w:val="00A225CE"/>
    <w:rsid w:val="00A229EB"/>
    <w:rsid w:val="00A23C65"/>
    <w:rsid w:val="00A24021"/>
    <w:rsid w:val="00A24684"/>
    <w:rsid w:val="00A25151"/>
    <w:rsid w:val="00A260F9"/>
    <w:rsid w:val="00A27EB3"/>
    <w:rsid w:val="00A31007"/>
    <w:rsid w:val="00A310C8"/>
    <w:rsid w:val="00A31701"/>
    <w:rsid w:val="00A31B95"/>
    <w:rsid w:val="00A32CA5"/>
    <w:rsid w:val="00A32D67"/>
    <w:rsid w:val="00A34085"/>
    <w:rsid w:val="00A36F36"/>
    <w:rsid w:val="00A3711F"/>
    <w:rsid w:val="00A37AB5"/>
    <w:rsid w:val="00A40E7A"/>
    <w:rsid w:val="00A4103B"/>
    <w:rsid w:val="00A414E4"/>
    <w:rsid w:val="00A41FFA"/>
    <w:rsid w:val="00A4277A"/>
    <w:rsid w:val="00A43A6F"/>
    <w:rsid w:val="00A4583B"/>
    <w:rsid w:val="00A502F5"/>
    <w:rsid w:val="00A51BF7"/>
    <w:rsid w:val="00A51D1E"/>
    <w:rsid w:val="00A52189"/>
    <w:rsid w:val="00A5227F"/>
    <w:rsid w:val="00A5245E"/>
    <w:rsid w:val="00A52469"/>
    <w:rsid w:val="00A52A13"/>
    <w:rsid w:val="00A539A8"/>
    <w:rsid w:val="00A563B0"/>
    <w:rsid w:val="00A56695"/>
    <w:rsid w:val="00A57B27"/>
    <w:rsid w:val="00A6020F"/>
    <w:rsid w:val="00A604C1"/>
    <w:rsid w:val="00A606E2"/>
    <w:rsid w:val="00A60A3D"/>
    <w:rsid w:val="00A623CB"/>
    <w:rsid w:val="00A62908"/>
    <w:rsid w:val="00A647A5"/>
    <w:rsid w:val="00A70DEC"/>
    <w:rsid w:val="00A7192E"/>
    <w:rsid w:val="00A721B6"/>
    <w:rsid w:val="00A72E88"/>
    <w:rsid w:val="00A7315F"/>
    <w:rsid w:val="00A737ED"/>
    <w:rsid w:val="00A74BFF"/>
    <w:rsid w:val="00A77035"/>
    <w:rsid w:val="00A774D9"/>
    <w:rsid w:val="00A8350C"/>
    <w:rsid w:val="00A83A99"/>
    <w:rsid w:val="00A85DB9"/>
    <w:rsid w:val="00A9412C"/>
    <w:rsid w:val="00A942F9"/>
    <w:rsid w:val="00A948D2"/>
    <w:rsid w:val="00A96B78"/>
    <w:rsid w:val="00AA010F"/>
    <w:rsid w:val="00AA095A"/>
    <w:rsid w:val="00AA0BEE"/>
    <w:rsid w:val="00AA342A"/>
    <w:rsid w:val="00AA4F46"/>
    <w:rsid w:val="00AA631C"/>
    <w:rsid w:val="00AA6535"/>
    <w:rsid w:val="00AA6DBD"/>
    <w:rsid w:val="00AA7D48"/>
    <w:rsid w:val="00AB0055"/>
    <w:rsid w:val="00AB4E15"/>
    <w:rsid w:val="00AB52D2"/>
    <w:rsid w:val="00AB581C"/>
    <w:rsid w:val="00AB6DE2"/>
    <w:rsid w:val="00AB7575"/>
    <w:rsid w:val="00AC15B0"/>
    <w:rsid w:val="00AC1B81"/>
    <w:rsid w:val="00AC4840"/>
    <w:rsid w:val="00AC4B15"/>
    <w:rsid w:val="00AC4F1F"/>
    <w:rsid w:val="00AC5CCA"/>
    <w:rsid w:val="00AC7931"/>
    <w:rsid w:val="00AC7F92"/>
    <w:rsid w:val="00AD01A3"/>
    <w:rsid w:val="00AD0DFE"/>
    <w:rsid w:val="00AD0F6C"/>
    <w:rsid w:val="00AD1A45"/>
    <w:rsid w:val="00AD3C5A"/>
    <w:rsid w:val="00AD4473"/>
    <w:rsid w:val="00AD5893"/>
    <w:rsid w:val="00AD6F13"/>
    <w:rsid w:val="00AD708B"/>
    <w:rsid w:val="00AD7473"/>
    <w:rsid w:val="00AE02CD"/>
    <w:rsid w:val="00AE1E1C"/>
    <w:rsid w:val="00AE3205"/>
    <w:rsid w:val="00AE4511"/>
    <w:rsid w:val="00AE4966"/>
    <w:rsid w:val="00AE49CA"/>
    <w:rsid w:val="00AE70FC"/>
    <w:rsid w:val="00AF1A82"/>
    <w:rsid w:val="00AF1E93"/>
    <w:rsid w:val="00AF3535"/>
    <w:rsid w:val="00AF3735"/>
    <w:rsid w:val="00AF403A"/>
    <w:rsid w:val="00AF4A2B"/>
    <w:rsid w:val="00AF5794"/>
    <w:rsid w:val="00AF7373"/>
    <w:rsid w:val="00AF785D"/>
    <w:rsid w:val="00B01721"/>
    <w:rsid w:val="00B028A9"/>
    <w:rsid w:val="00B035F2"/>
    <w:rsid w:val="00B0609E"/>
    <w:rsid w:val="00B063B5"/>
    <w:rsid w:val="00B06665"/>
    <w:rsid w:val="00B104FE"/>
    <w:rsid w:val="00B10B0A"/>
    <w:rsid w:val="00B1108B"/>
    <w:rsid w:val="00B141F7"/>
    <w:rsid w:val="00B1446C"/>
    <w:rsid w:val="00B20193"/>
    <w:rsid w:val="00B2132B"/>
    <w:rsid w:val="00B243E9"/>
    <w:rsid w:val="00B25DC9"/>
    <w:rsid w:val="00B26128"/>
    <w:rsid w:val="00B26ED5"/>
    <w:rsid w:val="00B271D1"/>
    <w:rsid w:val="00B27393"/>
    <w:rsid w:val="00B30C45"/>
    <w:rsid w:val="00B32442"/>
    <w:rsid w:val="00B33087"/>
    <w:rsid w:val="00B33B45"/>
    <w:rsid w:val="00B34944"/>
    <w:rsid w:val="00B34D79"/>
    <w:rsid w:val="00B34DF2"/>
    <w:rsid w:val="00B34FC5"/>
    <w:rsid w:val="00B35FB6"/>
    <w:rsid w:val="00B3639A"/>
    <w:rsid w:val="00B363BF"/>
    <w:rsid w:val="00B37B74"/>
    <w:rsid w:val="00B4000D"/>
    <w:rsid w:val="00B4006B"/>
    <w:rsid w:val="00B44C8D"/>
    <w:rsid w:val="00B4631C"/>
    <w:rsid w:val="00B467C6"/>
    <w:rsid w:val="00B51EB1"/>
    <w:rsid w:val="00B52D5F"/>
    <w:rsid w:val="00B559A0"/>
    <w:rsid w:val="00B572CE"/>
    <w:rsid w:val="00B61744"/>
    <w:rsid w:val="00B62D9B"/>
    <w:rsid w:val="00B63176"/>
    <w:rsid w:val="00B66A17"/>
    <w:rsid w:val="00B67E3A"/>
    <w:rsid w:val="00B74DF0"/>
    <w:rsid w:val="00B80D70"/>
    <w:rsid w:val="00B8349C"/>
    <w:rsid w:val="00B84316"/>
    <w:rsid w:val="00B8541A"/>
    <w:rsid w:val="00B862C6"/>
    <w:rsid w:val="00B868AA"/>
    <w:rsid w:val="00B92C4E"/>
    <w:rsid w:val="00B94BF7"/>
    <w:rsid w:val="00BA3A4A"/>
    <w:rsid w:val="00BA40A3"/>
    <w:rsid w:val="00BA5261"/>
    <w:rsid w:val="00BA7137"/>
    <w:rsid w:val="00BA7DB4"/>
    <w:rsid w:val="00BB14EC"/>
    <w:rsid w:val="00BB1E0F"/>
    <w:rsid w:val="00BB212D"/>
    <w:rsid w:val="00BB327A"/>
    <w:rsid w:val="00BB3669"/>
    <w:rsid w:val="00BB73A8"/>
    <w:rsid w:val="00BC0EA4"/>
    <w:rsid w:val="00BC1996"/>
    <w:rsid w:val="00BC1D91"/>
    <w:rsid w:val="00BC253F"/>
    <w:rsid w:val="00BC2B1D"/>
    <w:rsid w:val="00BC2FF2"/>
    <w:rsid w:val="00BC3083"/>
    <w:rsid w:val="00BC3669"/>
    <w:rsid w:val="00BC459D"/>
    <w:rsid w:val="00BC4AF1"/>
    <w:rsid w:val="00BC4F3C"/>
    <w:rsid w:val="00BC6288"/>
    <w:rsid w:val="00BD15CC"/>
    <w:rsid w:val="00BD17A8"/>
    <w:rsid w:val="00BD19BD"/>
    <w:rsid w:val="00BD358D"/>
    <w:rsid w:val="00BD3AD5"/>
    <w:rsid w:val="00BD434F"/>
    <w:rsid w:val="00BD4EC9"/>
    <w:rsid w:val="00BD60E7"/>
    <w:rsid w:val="00BD6D61"/>
    <w:rsid w:val="00BD797F"/>
    <w:rsid w:val="00BE0661"/>
    <w:rsid w:val="00BE2248"/>
    <w:rsid w:val="00BE22EC"/>
    <w:rsid w:val="00BE2AD2"/>
    <w:rsid w:val="00BE2E4E"/>
    <w:rsid w:val="00BE31AA"/>
    <w:rsid w:val="00BE34B4"/>
    <w:rsid w:val="00BE49F7"/>
    <w:rsid w:val="00BE6AA7"/>
    <w:rsid w:val="00BF6853"/>
    <w:rsid w:val="00BF6921"/>
    <w:rsid w:val="00BF6C9F"/>
    <w:rsid w:val="00C00B6D"/>
    <w:rsid w:val="00C0148C"/>
    <w:rsid w:val="00C10785"/>
    <w:rsid w:val="00C11520"/>
    <w:rsid w:val="00C11730"/>
    <w:rsid w:val="00C12DDE"/>
    <w:rsid w:val="00C14648"/>
    <w:rsid w:val="00C14A04"/>
    <w:rsid w:val="00C1597E"/>
    <w:rsid w:val="00C15C57"/>
    <w:rsid w:val="00C17DBA"/>
    <w:rsid w:val="00C21AB0"/>
    <w:rsid w:val="00C2327B"/>
    <w:rsid w:val="00C23F10"/>
    <w:rsid w:val="00C2403B"/>
    <w:rsid w:val="00C240E9"/>
    <w:rsid w:val="00C30164"/>
    <w:rsid w:val="00C316B2"/>
    <w:rsid w:val="00C3203A"/>
    <w:rsid w:val="00C32DE3"/>
    <w:rsid w:val="00C333F7"/>
    <w:rsid w:val="00C33CBF"/>
    <w:rsid w:val="00C34AD0"/>
    <w:rsid w:val="00C34FC9"/>
    <w:rsid w:val="00C35755"/>
    <w:rsid w:val="00C36B05"/>
    <w:rsid w:val="00C37597"/>
    <w:rsid w:val="00C3759D"/>
    <w:rsid w:val="00C40094"/>
    <w:rsid w:val="00C411D0"/>
    <w:rsid w:val="00C41ACB"/>
    <w:rsid w:val="00C42AB5"/>
    <w:rsid w:val="00C4368C"/>
    <w:rsid w:val="00C43AF6"/>
    <w:rsid w:val="00C45E13"/>
    <w:rsid w:val="00C470A2"/>
    <w:rsid w:val="00C5003C"/>
    <w:rsid w:val="00C52FDD"/>
    <w:rsid w:val="00C62608"/>
    <w:rsid w:val="00C634D8"/>
    <w:rsid w:val="00C6410C"/>
    <w:rsid w:val="00C65814"/>
    <w:rsid w:val="00C678F3"/>
    <w:rsid w:val="00C708B7"/>
    <w:rsid w:val="00C70920"/>
    <w:rsid w:val="00C71C50"/>
    <w:rsid w:val="00C7337F"/>
    <w:rsid w:val="00C7408D"/>
    <w:rsid w:val="00C75811"/>
    <w:rsid w:val="00C758FD"/>
    <w:rsid w:val="00C75974"/>
    <w:rsid w:val="00C75A04"/>
    <w:rsid w:val="00C75B95"/>
    <w:rsid w:val="00C7644D"/>
    <w:rsid w:val="00C802A1"/>
    <w:rsid w:val="00C84211"/>
    <w:rsid w:val="00C84684"/>
    <w:rsid w:val="00C84BB6"/>
    <w:rsid w:val="00C8504C"/>
    <w:rsid w:val="00C85341"/>
    <w:rsid w:val="00C8605A"/>
    <w:rsid w:val="00C87D9A"/>
    <w:rsid w:val="00C87EC4"/>
    <w:rsid w:val="00C90F44"/>
    <w:rsid w:val="00C910A7"/>
    <w:rsid w:val="00C9315E"/>
    <w:rsid w:val="00C934C1"/>
    <w:rsid w:val="00C94689"/>
    <w:rsid w:val="00C96039"/>
    <w:rsid w:val="00C9648F"/>
    <w:rsid w:val="00C97270"/>
    <w:rsid w:val="00CA0A86"/>
    <w:rsid w:val="00CA0EBD"/>
    <w:rsid w:val="00CA18A9"/>
    <w:rsid w:val="00CA2E37"/>
    <w:rsid w:val="00CA37F5"/>
    <w:rsid w:val="00CA39B5"/>
    <w:rsid w:val="00CA5864"/>
    <w:rsid w:val="00CA7D50"/>
    <w:rsid w:val="00CB0070"/>
    <w:rsid w:val="00CB28E7"/>
    <w:rsid w:val="00CB3EBE"/>
    <w:rsid w:val="00CB4EFC"/>
    <w:rsid w:val="00CB6893"/>
    <w:rsid w:val="00CB730F"/>
    <w:rsid w:val="00CB77D4"/>
    <w:rsid w:val="00CB7F37"/>
    <w:rsid w:val="00CC246F"/>
    <w:rsid w:val="00CC2D4E"/>
    <w:rsid w:val="00CC3656"/>
    <w:rsid w:val="00CC3BF6"/>
    <w:rsid w:val="00CC4506"/>
    <w:rsid w:val="00CC571F"/>
    <w:rsid w:val="00CC748C"/>
    <w:rsid w:val="00CC7DDC"/>
    <w:rsid w:val="00CD05F3"/>
    <w:rsid w:val="00CD0EAA"/>
    <w:rsid w:val="00CD26C8"/>
    <w:rsid w:val="00CD30A6"/>
    <w:rsid w:val="00CD770D"/>
    <w:rsid w:val="00CD7992"/>
    <w:rsid w:val="00CD7BF3"/>
    <w:rsid w:val="00CE05F2"/>
    <w:rsid w:val="00CE0AEF"/>
    <w:rsid w:val="00CE0F73"/>
    <w:rsid w:val="00CE32E7"/>
    <w:rsid w:val="00CE3877"/>
    <w:rsid w:val="00CE3C29"/>
    <w:rsid w:val="00CE4303"/>
    <w:rsid w:val="00CE5077"/>
    <w:rsid w:val="00CE5A19"/>
    <w:rsid w:val="00CE7015"/>
    <w:rsid w:val="00CE7C91"/>
    <w:rsid w:val="00CE7D82"/>
    <w:rsid w:val="00CF12AA"/>
    <w:rsid w:val="00CF5484"/>
    <w:rsid w:val="00CF702B"/>
    <w:rsid w:val="00CF7662"/>
    <w:rsid w:val="00D00C93"/>
    <w:rsid w:val="00D00EF8"/>
    <w:rsid w:val="00D0119A"/>
    <w:rsid w:val="00D01E56"/>
    <w:rsid w:val="00D01F68"/>
    <w:rsid w:val="00D02E88"/>
    <w:rsid w:val="00D02F52"/>
    <w:rsid w:val="00D03037"/>
    <w:rsid w:val="00D03843"/>
    <w:rsid w:val="00D04754"/>
    <w:rsid w:val="00D051B0"/>
    <w:rsid w:val="00D0705F"/>
    <w:rsid w:val="00D105BC"/>
    <w:rsid w:val="00D11392"/>
    <w:rsid w:val="00D13CD5"/>
    <w:rsid w:val="00D13EDB"/>
    <w:rsid w:val="00D1468F"/>
    <w:rsid w:val="00D14961"/>
    <w:rsid w:val="00D14A9D"/>
    <w:rsid w:val="00D15A4F"/>
    <w:rsid w:val="00D16731"/>
    <w:rsid w:val="00D174E1"/>
    <w:rsid w:val="00D20679"/>
    <w:rsid w:val="00D211EB"/>
    <w:rsid w:val="00D243C3"/>
    <w:rsid w:val="00D24CC4"/>
    <w:rsid w:val="00D24DCF"/>
    <w:rsid w:val="00D27B95"/>
    <w:rsid w:val="00D319D7"/>
    <w:rsid w:val="00D31C8C"/>
    <w:rsid w:val="00D3277B"/>
    <w:rsid w:val="00D32D4B"/>
    <w:rsid w:val="00D33AEC"/>
    <w:rsid w:val="00D34782"/>
    <w:rsid w:val="00D364A8"/>
    <w:rsid w:val="00D36969"/>
    <w:rsid w:val="00D37F75"/>
    <w:rsid w:val="00D4172A"/>
    <w:rsid w:val="00D4255C"/>
    <w:rsid w:val="00D42CDF"/>
    <w:rsid w:val="00D42FDC"/>
    <w:rsid w:val="00D43B86"/>
    <w:rsid w:val="00D44486"/>
    <w:rsid w:val="00D4776A"/>
    <w:rsid w:val="00D47984"/>
    <w:rsid w:val="00D47CC4"/>
    <w:rsid w:val="00D50D0D"/>
    <w:rsid w:val="00D52C87"/>
    <w:rsid w:val="00D549B1"/>
    <w:rsid w:val="00D5567B"/>
    <w:rsid w:val="00D57712"/>
    <w:rsid w:val="00D57FD8"/>
    <w:rsid w:val="00D60015"/>
    <w:rsid w:val="00D6060A"/>
    <w:rsid w:val="00D606EF"/>
    <w:rsid w:val="00D60D62"/>
    <w:rsid w:val="00D62417"/>
    <w:rsid w:val="00D64C7E"/>
    <w:rsid w:val="00D64D07"/>
    <w:rsid w:val="00D65E29"/>
    <w:rsid w:val="00D65EF0"/>
    <w:rsid w:val="00D65F6A"/>
    <w:rsid w:val="00D669A1"/>
    <w:rsid w:val="00D66CD3"/>
    <w:rsid w:val="00D6767C"/>
    <w:rsid w:val="00D67E46"/>
    <w:rsid w:val="00D715AB"/>
    <w:rsid w:val="00D721B1"/>
    <w:rsid w:val="00D73C4B"/>
    <w:rsid w:val="00D74325"/>
    <w:rsid w:val="00D75E61"/>
    <w:rsid w:val="00D774ED"/>
    <w:rsid w:val="00D776C1"/>
    <w:rsid w:val="00D77A3C"/>
    <w:rsid w:val="00D77B12"/>
    <w:rsid w:val="00D80C40"/>
    <w:rsid w:val="00D82459"/>
    <w:rsid w:val="00D844CC"/>
    <w:rsid w:val="00D85043"/>
    <w:rsid w:val="00D8513C"/>
    <w:rsid w:val="00D856EE"/>
    <w:rsid w:val="00D86375"/>
    <w:rsid w:val="00D8666A"/>
    <w:rsid w:val="00D8725F"/>
    <w:rsid w:val="00D90CB6"/>
    <w:rsid w:val="00D9314D"/>
    <w:rsid w:val="00D93AB3"/>
    <w:rsid w:val="00D93FA6"/>
    <w:rsid w:val="00D96EEE"/>
    <w:rsid w:val="00DA2AD2"/>
    <w:rsid w:val="00DA2E94"/>
    <w:rsid w:val="00DA3133"/>
    <w:rsid w:val="00DA4725"/>
    <w:rsid w:val="00DA597B"/>
    <w:rsid w:val="00DA6E9E"/>
    <w:rsid w:val="00DA7DA6"/>
    <w:rsid w:val="00DA7E68"/>
    <w:rsid w:val="00DB2D59"/>
    <w:rsid w:val="00DB2E71"/>
    <w:rsid w:val="00DB3793"/>
    <w:rsid w:val="00DB4845"/>
    <w:rsid w:val="00DB4F0D"/>
    <w:rsid w:val="00DB776A"/>
    <w:rsid w:val="00DC0C08"/>
    <w:rsid w:val="00DC22B3"/>
    <w:rsid w:val="00DC34FB"/>
    <w:rsid w:val="00DC3B62"/>
    <w:rsid w:val="00DC4BBF"/>
    <w:rsid w:val="00DC4F0E"/>
    <w:rsid w:val="00DD19CF"/>
    <w:rsid w:val="00DD1FAD"/>
    <w:rsid w:val="00DD24D6"/>
    <w:rsid w:val="00DD30F1"/>
    <w:rsid w:val="00DD36BF"/>
    <w:rsid w:val="00DD48E6"/>
    <w:rsid w:val="00DD5354"/>
    <w:rsid w:val="00DD594C"/>
    <w:rsid w:val="00DD611A"/>
    <w:rsid w:val="00DD6E76"/>
    <w:rsid w:val="00DD7D15"/>
    <w:rsid w:val="00DE2719"/>
    <w:rsid w:val="00DE325B"/>
    <w:rsid w:val="00DE777B"/>
    <w:rsid w:val="00DF154E"/>
    <w:rsid w:val="00DF1610"/>
    <w:rsid w:val="00DF1BD3"/>
    <w:rsid w:val="00DF27E6"/>
    <w:rsid w:val="00DF41D9"/>
    <w:rsid w:val="00DF4357"/>
    <w:rsid w:val="00DF7B18"/>
    <w:rsid w:val="00E00992"/>
    <w:rsid w:val="00E01DA5"/>
    <w:rsid w:val="00E0340E"/>
    <w:rsid w:val="00E03CC1"/>
    <w:rsid w:val="00E03EEE"/>
    <w:rsid w:val="00E05848"/>
    <w:rsid w:val="00E06B1C"/>
    <w:rsid w:val="00E06DBD"/>
    <w:rsid w:val="00E10FBC"/>
    <w:rsid w:val="00E11CDF"/>
    <w:rsid w:val="00E12E57"/>
    <w:rsid w:val="00E14A4E"/>
    <w:rsid w:val="00E1768D"/>
    <w:rsid w:val="00E1775F"/>
    <w:rsid w:val="00E21BDD"/>
    <w:rsid w:val="00E21EFC"/>
    <w:rsid w:val="00E233DA"/>
    <w:rsid w:val="00E25F2B"/>
    <w:rsid w:val="00E2623D"/>
    <w:rsid w:val="00E263F8"/>
    <w:rsid w:val="00E26693"/>
    <w:rsid w:val="00E3051E"/>
    <w:rsid w:val="00E30CFD"/>
    <w:rsid w:val="00E33E86"/>
    <w:rsid w:val="00E351DE"/>
    <w:rsid w:val="00E35DF1"/>
    <w:rsid w:val="00E36729"/>
    <w:rsid w:val="00E41844"/>
    <w:rsid w:val="00E41DD4"/>
    <w:rsid w:val="00E4254E"/>
    <w:rsid w:val="00E42688"/>
    <w:rsid w:val="00E42A7B"/>
    <w:rsid w:val="00E4373F"/>
    <w:rsid w:val="00E437B1"/>
    <w:rsid w:val="00E44761"/>
    <w:rsid w:val="00E4496E"/>
    <w:rsid w:val="00E45A34"/>
    <w:rsid w:val="00E50DAD"/>
    <w:rsid w:val="00E518AD"/>
    <w:rsid w:val="00E51FD7"/>
    <w:rsid w:val="00E53072"/>
    <w:rsid w:val="00E56910"/>
    <w:rsid w:val="00E56BCA"/>
    <w:rsid w:val="00E57CBD"/>
    <w:rsid w:val="00E600D8"/>
    <w:rsid w:val="00E62B59"/>
    <w:rsid w:val="00E649A0"/>
    <w:rsid w:val="00E66A34"/>
    <w:rsid w:val="00E67834"/>
    <w:rsid w:val="00E67D8E"/>
    <w:rsid w:val="00E70371"/>
    <w:rsid w:val="00E70E88"/>
    <w:rsid w:val="00E7256C"/>
    <w:rsid w:val="00E72E69"/>
    <w:rsid w:val="00E7334B"/>
    <w:rsid w:val="00E75C46"/>
    <w:rsid w:val="00E75E83"/>
    <w:rsid w:val="00E76F29"/>
    <w:rsid w:val="00E7707F"/>
    <w:rsid w:val="00E772D1"/>
    <w:rsid w:val="00E773F1"/>
    <w:rsid w:val="00E77E8B"/>
    <w:rsid w:val="00E8019C"/>
    <w:rsid w:val="00E80A81"/>
    <w:rsid w:val="00E8244D"/>
    <w:rsid w:val="00E84535"/>
    <w:rsid w:val="00E86018"/>
    <w:rsid w:val="00E861FA"/>
    <w:rsid w:val="00E902B8"/>
    <w:rsid w:val="00E904BA"/>
    <w:rsid w:val="00E90C07"/>
    <w:rsid w:val="00E92557"/>
    <w:rsid w:val="00E93992"/>
    <w:rsid w:val="00E94021"/>
    <w:rsid w:val="00E95147"/>
    <w:rsid w:val="00E96B76"/>
    <w:rsid w:val="00E97FB6"/>
    <w:rsid w:val="00EA01AB"/>
    <w:rsid w:val="00EA1081"/>
    <w:rsid w:val="00EA42D1"/>
    <w:rsid w:val="00EA6A93"/>
    <w:rsid w:val="00EB0FE6"/>
    <w:rsid w:val="00EB2319"/>
    <w:rsid w:val="00EB2E75"/>
    <w:rsid w:val="00EB32DE"/>
    <w:rsid w:val="00EB420F"/>
    <w:rsid w:val="00EB4AFA"/>
    <w:rsid w:val="00EB500C"/>
    <w:rsid w:val="00EB53DA"/>
    <w:rsid w:val="00EB5485"/>
    <w:rsid w:val="00EB5F9D"/>
    <w:rsid w:val="00EB6225"/>
    <w:rsid w:val="00EB74E6"/>
    <w:rsid w:val="00EB7F55"/>
    <w:rsid w:val="00EC0172"/>
    <w:rsid w:val="00EC02E7"/>
    <w:rsid w:val="00EC14F7"/>
    <w:rsid w:val="00EC1582"/>
    <w:rsid w:val="00EC17A0"/>
    <w:rsid w:val="00EC2192"/>
    <w:rsid w:val="00EC286D"/>
    <w:rsid w:val="00EC382D"/>
    <w:rsid w:val="00EC5E50"/>
    <w:rsid w:val="00EC6094"/>
    <w:rsid w:val="00EC78B5"/>
    <w:rsid w:val="00ED0BB0"/>
    <w:rsid w:val="00ED17CF"/>
    <w:rsid w:val="00ED1D75"/>
    <w:rsid w:val="00ED296A"/>
    <w:rsid w:val="00ED2E9D"/>
    <w:rsid w:val="00ED34A4"/>
    <w:rsid w:val="00ED5901"/>
    <w:rsid w:val="00ED6A88"/>
    <w:rsid w:val="00ED7680"/>
    <w:rsid w:val="00ED76DF"/>
    <w:rsid w:val="00EE0FA4"/>
    <w:rsid w:val="00EE139F"/>
    <w:rsid w:val="00EE294D"/>
    <w:rsid w:val="00EE3956"/>
    <w:rsid w:val="00EE572F"/>
    <w:rsid w:val="00EE7759"/>
    <w:rsid w:val="00EE79A4"/>
    <w:rsid w:val="00EF0079"/>
    <w:rsid w:val="00EF01CA"/>
    <w:rsid w:val="00EF0978"/>
    <w:rsid w:val="00EF3F37"/>
    <w:rsid w:val="00EF43E6"/>
    <w:rsid w:val="00EF484C"/>
    <w:rsid w:val="00EF5E41"/>
    <w:rsid w:val="00EF6D55"/>
    <w:rsid w:val="00EF7A8C"/>
    <w:rsid w:val="00F0082B"/>
    <w:rsid w:val="00F00A8D"/>
    <w:rsid w:val="00F024DE"/>
    <w:rsid w:val="00F03F09"/>
    <w:rsid w:val="00F049AE"/>
    <w:rsid w:val="00F05507"/>
    <w:rsid w:val="00F064E7"/>
    <w:rsid w:val="00F07A53"/>
    <w:rsid w:val="00F1053E"/>
    <w:rsid w:val="00F10D8D"/>
    <w:rsid w:val="00F13653"/>
    <w:rsid w:val="00F14025"/>
    <w:rsid w:val="00F1491C"/>
    <w:rsid w:val="00F15344"/>
    <w:rsid w:val="00F15A68"/>
    <w:rsid w:val="00F16BA8"/>
    <w:rsid w:val="00F22CF7"/>
    <w:rsid w:val="00F23282"/>
    <w:rsid w:val="00F314E7"/>
    <w:rsid w:val="00F3161E"/>
    <w:rsid w:val="00F354BB"/>
    <w:rsid w:val="00F37685"/>
    <w:rsid w:val="00F37803"/>
    <w:rsid w:val="00F42E82"/>
    <w:rsid w:val="00F4394A"/>
    <w:rsid w:val="00F43DF6"/>
    <w:rsid w:val="00F43F03"/>
    <w:rsid w:val="00F44E76"/>
    <w:rsid w:val="00F456E1"/>
    <w:rsid w:val="00F51688"/>
    <w:rsid w:val="00F522CB"/>
    <w:rsid w:val="00F53106"/>
    <w:rsid w:val="00F531B7"/>
    <w:rsid w:val="00F54237"/>
    <w:rsid w:val="00F54258"/>
    <w:rsid w:val="00F55627"/>
    <w:rsid w:val="00F57A59"/>
    <w:rsid w:val="00F60F7A"/>
    <w:rsid w:val="00F62A84"/>
    <w:rsid w:val="00F63054"/>
    <w:rsid w:val="00F639F9"/>
    <w:rsid w:val="00F63EB7"/>
    <w:rsid w:val="00F650E4"/>
    <w:rsid w:val="00F658A6"/>
    <w:rsid w:val="00F65AB0"/>
    <w:rsid w:val="00F66126"/>
    <w:rsid w:val="00F663D7"/>
    <w:rsid w:val="00F66A36"/>
    <w:rsid w:val="00F66AEF"/>
    <w:rsid w:val="00F709A8"/>
    <w:rsid w:val="00F70F35"/>
    <w:rsid w:val="00F71C52"/>
    <w:rsid w:val="00F735EA"/>
    <w:rsid w:val="00F7539C"/>
    <w:rsid w:val="00F75403"/>
    <w:rsid w:val="00F76B32"/>
    <w:rsid w:val="00F77689"/>
    <w:rsid w:val="00F77982"/>
    <w:rsid w:val="00F81530"/>
    <w:rsid w:val="00F81D05"/>
    <w:rsid w:val="00F8316D"/>
    <w:rsid w:val="00F836BE"/>
    <w:rsid w:val="00F83E4F"/>
    <w:rsid w:val="00F83EFE"/>
    <w:rsid w:val="00F857CB"/>
    <w:rsid w:val="00F85993"/>
    <w:rsid w:val="00F873D7"/>
    <w:rsid w:val="00F87582"/>
    <w:rsid w:val="00F90DB6"/>
    <w:rsid w:val="00F9131E"/>
    <w:rsid w:val="00F91551"/>
    <w:rsid w:val="00F93544"/>
    <w:rsid w:val="00F96AF6"/>
    <w:rsid w:val="00FA0230"/>
    <w:rsid w:val="00FA0612"/>
    <w:rsid w:val="00FA08F9"/>
    <w:rsid w:val="00FA0980"/>
    <w:rsid w:val="00FA213A"/>
    <w:rsid w:val="00FA3451"/>
    <w:rsid w:val="00FA363C"/>
    <w:rsid w:val="00FA3A85"/>
    <w:rsid w:val="00FA4035"/>
    <w:rsid w:val="00FA69FC"/>
    <w:rsid w:val="00FB1406"/>
    <w:rsid w:val="00FB1501"/>
    <w:rsid w:val="00FB31A6"/>
    <w:rsid w:val="00FB35C2"/>
    <w:rsid w:val="00FB40A8"/>
    <w:rsid w:val="00FB6063"/>
    <w:rsid w:val="00FB6499"/>
    <w:rsid w:val="00FB7698"/>
    <w:rsid w:val="00FC0C57"/>
    <w:rsid w:val="00FC11D3"/>
    <w:rsid w:val="00FC2060"/>
    <w:rsid w:val="00FC28D5"/>
    <w:rsid w:val="00FC2EA7"/>
    <w:rsid w:val="00FC3C44"/>
    <w:rsid w:val="00FC709A"/>
    <w:rsid w:val="00FD0E4D"/>
    <w:rsid w:val="00FD12C1"/>
    <w:rsid w:val="00FD2A4B"/>
    <w:rsid w:val="00FD2BC1"/>
    <w:rsid w:val="00FD4F04"/>
    <w:rsid w:val="00FD7E0E"/>
    <w:rsid w:val="00FE0A59"/>
    <w:rsid w:val="00FE18A6"/>
    <w:rsid w:val="00FE2C1A"/>
    <w:rsid w:val="00FE345D"/>
    <w:rsid w:val="00FE3C6A"/>
    <w:rsid w:val="00FE4C58"/>
    <w:rsid w:val="00FE5479"/>
    <w:rsid w:val="00FE6655"/>
    <w:rsid w:val="00FE6AA7"/>
    <w:rsid w:val="00FE6BD6"/>
    <w:rsid w:val="00FE7230"/>
    <w:rsid w:val="00FE7663"/>
    <w:rsid w:val="00FF081C"/>
    <w:rsid w:val="00FF12A3"/>
    <w:rsid w:val="00FF16E6"/>
    <w:rsid w:val="00FF2744"/>
    <w:rsid w:val="00FF29EB"/>
    <w:rsid w:val="00FF3CF7"/>
    <w:rsid w:val="00FF483C"/>
    <w:rsid w:val="00FF4D3C"/>
    <w:rsid w:val="00FF4E5D"/>
    <w:rsid w:val="00FF5167"/>
    <w:rsid w:val="00FF685F"/>
    <w:rsid w:val="00FF7019"/>
    <w:rsid w:val="00FF71FA"/>
    <w:rsid w:val="00FF7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23939"/>
  <w15:docId w15:val="{3C76AA94-908D-406A-98DE-D017626F1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3AEC"/>
    <w:pPr>
      <w:widowControl w:val="0"/>
      <w:jc w:val="both"/>
    </w:pPr>
    <w:rPr>
      <w:rFonts w:ascii="Times New Roman" w:eastAsia="宋体" w:hAnsi="Times New Roman" w:cs="Times New Roman"/>
      <w:szCs w:val="24"/>
    </w:rPr>
  </w:style>
  <w:style w:type="paragraph" w:styleId="1">
    <w:name w:val="heading 1"/>
    <w:basedOn w:val="a"/>
    <w:next w:val="a"/>
    <w:link w:val="10"/>
    <w:qFormat/>
    <w:rsid w:val="001C31E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3877"/>
    <w:pPr>
      <w:keepNext/>
      <w:keepLines/>
      <w:suppressAutoHyphens/>
      <w:spacing w:before="260" w:after="260" w:line="416" w:lineRule="auto"/>
      <w:outlineLvl w:val="1"/>
    </w:pPr>
    <w:rPr>
      <w:rFonts w:asciiTheme="majorHAnsi" w:eastAsiaTheme="majorEastAsia" w:hAnsiTheme="majorHAnsi" w:cstheme="majorBidi"/>
      <w:b/>
      <w:bCs/>
      <w:kern w:val="1"/>
      <w:sz w:val="32"/>
      <w:szCs w:val="32"/>
      <w:lang w:eastAsia="ar-SA"/>
    </w:rPr>
  </w:style>
  <w:style w:type="paragraph" w:styleId="3">
    <w:name w:val="heading 3"/>
    <w:basedOn w:val="a"/>
    <w:next w:val="a"/>
    <w:link w:val="30"/>
    <w:uiPriority w:val="9"/>
    <w:unhideWhenUsed/>
    <w:qFormat/>
    <w:rsid w:val="00A539A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3A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33AEC"/>
    <w:rPr>
      <w:sz w:val="18"/>
      <w:szCs w:val="18"/>
    </w:rPr>
  </w:style>
  <w:style w:type="paragraph" w:styleId="a5">
    <w:name w:val="footer"/>
    <w:basedOn w:val="a"/>
    <w:link w:val="a6"/>
    <w:uiPriority w:val="99"/>
    <w:unhideWhenUsed/>
    <w:rsid w:val="00D33AEC"/>
    <w:pPr>
      <w:tabs>
        <w:tab w:val="center" w:pos="4153"/>
        <w:tab w:val="right" w:pos="8306"/>
      </w:tabs>
      <w:snapToGrid w:val="0"/>
      <w:jc w:val="left"/>
    </w:pPr>
    <w:rPr>
      <w:sz w:val="18"/>
      <w:szCs w:val="18"/>
    </w:rPr>
  </w:style>
  <w:style w:type="character" w:customStyle="1" w:styleId="a6">
    <w:name w:val="页脚 字符"/>
    <w:basedOn w:val="a0"/>
    <w:link w:val="a5"/>
    <w:uiPriority w:val="99"/>
    <w:rsid w:val="00D33AEC"/>
    <w:rPr>
      <w:sz w:val="18"/>
      <w:szCs w:val="18"/>
    </w:rPr>
  </w:style>
  <w:style w:type="character" w:customStyle="1" w:styleId="10">
    <w:name w:val="标题 1 字符"/>
    <w:basedOn w:val="a0"/>
    <w:link w:val="1"/>
    <w:rsid w:val="001C31E4"/>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1C31E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1C31E4"/>
    <w:pPr>
      <w:widowControl/>
      <w:spacing w:after="100" w:line="276" w:lineRule="auto"/>
      <w:ind w:left="220"/>
      <w:jc w:val="left"/>
    </w:pPr>
    <w:rPr>
      <w:rFonts w:asciiTheme="minorHAnsi" w:eastAsiaTheme="minorEastAsia" w:hAnsiTheme="minorHAnsi" w:cstheme="minorBidi"/>
      <w:kern w:val="0"/>
      <w:sz w:val="22"/>
      <w:szCs w:val="22"/>
    </w:rPr>
  </w:style>
  <w:style w:type="paragraph" w:styleId="11">
    <w:name w:val="toc 1"/>
    <w:basedOn w:val="a"/>
    <w:next w:val="a"/>
    <w:autoRedefine/>
    <w:uiPriority w:val="39"/>
    <w:unhideWhenUsed/>
    <w:qFormat/>
    <w:rsid w:val="001C31E4"/>
    <w:pPr>
      <w:widowControl/>
      <w:spacing w:after="100" w:line="276" w:lineRule="auto"/>
      <w:jc w:val="left"/>
    </w:pPr>
    <w:rPr>
      <w:rFonts w:asciiTheme="minorHAnsi" w:eastAsiaTheme="minorEastAsia" w:hAnsiTheme="minorHAnsi" w:cstheme="minorBidi"/>
      <w:kern w:val="0"/>
      <w:sz w:val="22"/>
      <w:szCs w:val="22"/>
    </w:rPr>
  </w:style>
  <w:style w:type="paragraph" w:styleId="31">
    <w:name w:val="toc 3"/>
    <w:basedOn w:val="a"/>
    <w:next w:val="a"/>
    <w:autoRedefine/>
    <w:uiPriority w:val="39"/>
    <w:unhideWhenUsed/>
    <w:qFormat/>
    <w:rsid w:val="001C31E4"/>
    <w:pPr>
      <w:widowControl/>
      <w:spacing w:after="100" w:line="276" w:lineRule="auto"/>
      <w:ind w:left="440"/>
      <w:jc w:val="left"/>
    </w:pPr>
    <w:rPr>
      <w:rFonts w:asciiTheme="minorHAnsi" w:eastAsiaTheme="minorEastAsia" w:hAnsiTheme="minorHAnsi" w:cstheme="minorBidi"/>
      <w:kern w:val="0"/>
      <w:sz w:val="22"/>
      <w:szCs w:val="22"/>
    </w:rPr>
  </w:style>
  <w:style w:type="paragraph" w:styleId="a7">
    <w:name w:val="Balloon Text"/>
    <w:basedOn w:val="a"/>
    <w:link w:val="a8"/>
    <w:uiPriority w:val="99"/>
    <w:semiHidden/>
    <w:unhideWhenUsed/>
    <w:rsid w:val="001C31E4"/>
    <w:rPr>
      <w:sz w:val="18"/>
      <w:szCs w:val="18"/>
    </w:rPr>
  </w:style>
  <w:style w:type="character" w:customStyle="1" w:styleId="a8">
    <w:name w:val="批注框文本 字符"/>
    <w:basedOn w:val="a0"/>
    <w:link w:val="a7"/>
    <w:uiPriority w:val="99"/>
    <w:semiHidden/>
    <w:rsid w:val="001C31E4"/>
    <w:rPr>
      <w:rFonts w:ascii="Times New Roman" w:eastAsia="宋体" w:hAnsi="Times New Roman" w:cs="Times New Roman"/>
      <w:sz w:val="18"/>
      <w:szCs w:val="18"/>
    </w:rPr>
  </w:style>
  <w:style w:type="paragraph" w:styleId="a9">
    <w:name w:val="List Paragraph"/>
    <w:basedOn w:val="a"/>
    <w:uiPriority w:val="34"/>
    <w:qFormat/>
    <w:rsid w:val="00A51BF7"/>
    <w:pPr>
      <w:ind w:firstLineChars="200" w:firstLine="420"/>
    </w:pPr>
  </w:style>
  <w:style w:type="character" w:styleId="aa">
    <w:name w:val="Hyperlink"/>
    <w:basedOn w:val="a0"/>
    <w:uiPriority w:val="99"/>
    <w:unhideWhenUsed/>
    <w:rsid w:val="00C9315E"/>
    <w:rPr>
      <w:color w:val="0000FF" w:themeColor="hyperlink"/>
      <w:u w:val="single"/>
    </w:rPr>
  </w:style>
  <w:style w:type="numbering" w:styleId="111111">
    <w:name w:val="Outline List 1"/>
    <w:basedOn w:val="a2"/>
    <w:rsid w:val="007F5D55"/>
    <w:pPr>
      <w:numPr>
        <w:numId w:val="2"/>
      </w:numPr>
    </w:pPr>
  </w:style>
  <w:style w:type="character" w:customStyle="1" w:styleId="30">
    <w:name w:val="标题 3 字符"/>
    <w:basedOn w:val="a0"/>
    <w:link w:val="3"/>
    <w:uiPriority w:val="9"/>
    <w:rsid w:val="00A539A8"/>
    <w:rPr>
      <w:rFonts w:ascii="Times New Roman" w:eastAsia="宋体" w:hAnsi="Times New Roman" w:cs="Times New Roman"/>
      <w:b/>
      <w:bCs/>
      <w:sz w:val="32"/>
      <w:szCs w:val="32"/>
    </w:rPr>
  </w:style>
  <w:style w:type="paragraph" w:styleId="ab">
    <w:name w:val="Normal (Web)"/>
    <w:basedOn w:val="a"/>
    <w:uiPriority w:val="99"/>
    <w:semiHidden/>
    <w:unhideWhenUsed/>
    <w:rsid w:val="006B0ECC"/>
    <w:pPr>
      <w:widowControl/>
      <w:spacing w:before="100" w:beforeAutospacing="1" w:after="100" w:afterAutospacing="1"/>
      <w:jc w:val="left"/>
    </w:pPr>
    <w:rPr>
      <w:rFonts w:ascii="宋体" w:hAnsi="宋体" w:cs="宋体"/>
      <w:kern w:val="0"/>
      <w:sz w:val="24"/>
    </w:rPr>
  </w:style>
  <w:style w:type="character" w:customStyle="1" w:styleId="20">
    <w:name w:val="标题 2 字符"/>
    <w:basedOn w:val="a0"/>
    <w:link w:val="2"/>
    <w:uiPriority w:val="9"/>
    <w:rsid w:val="00CE3877"/>
    <w:rPr>
      <w:rFonts w:asciiTheme="majorHAnsi" w:eastAsiaTheme="majorEastAsia" w:hAnsiTheme="majorHAnsi" w:cstheme="majorBidi"/>
      <w:b/>
      <w:bCs/>
      <w:kern w:val="1"/>
      <w:sz w:val="32"/>
      <w:szCs w:val="32"/>
      <w:lang w:eastAsia="ar-SA"/>
    </w:rPr>
  </w:style>
  <w:style w:type="paragraph" w:customStyle="1" w:styleId="12">
    <w:name w:val="列出段落1"/>
    <w:basedOn w:val="a"/>
    <w:uiPriority w:val="34"/>
    <w:qFormat/>
    <w:rsid w:val="00186E79"/>
    <w:pPr>
      <w:ind w:firstLineChars="200" w:firstLine="420"/>
    </w:pPr>
    <w:rPr>
      <w:rFonts w:ascii="Calibri" w:hAnsi="Calibri"/>
      <w:szCs w:val="22"/>
    </w:rPr>
  </w:style>
  <w:style w:type="table" w:styleId="ac">
    <w:name w:val="Table Grid"/>
    <w:basedOn w:val="a1"/>
    <w:uiPriority w:val="59"/>
    <w:rsid w:val="00AB5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560B2A"/>
    <w:rPr>
      <w:sz w:val="21"/>
      <w:szCs w:val="21"/>
    </w:rPr>
  </w:style>
  <w:style w:type="paragraph" w:styleId="ae">
    <w:name w:val="annotation text"/>
    <w:basedOn w:val="a"/>
    <w:link w:val="af"/>
    <w:uiPriority w:val="99"/>
    <w:semiHidden/>
    <w:unhideWhenUsed/>
    <w:rsid w:val="00560B2A"/>
    <w:pPr>
      <w:jc w:val="left"/>
    </w:pPr>
  </w:style>
  <w:style w:type="character" w:customStyle="1" w:styleId="af">
    <w:name w:val="批注文字 字符"/>
    <w:basedOn w:val="a0"/>
    <w:link w:val="ae"/>
    <w:uiPriority w:val="99"/>
    <w:semiHidden/>
    <w:rsid w:val="00560B2A"/>
    <w:rPr>
      <w:rFonts w:ascii="Times New Roman" w:eastAsia="宋体" w:hAnsi="Times New Roman" w:cs="Times New Roman"/>
      <w:szCs w:val="24"/>
    </w:rPr>
  </w:style>
  <w:style w:type="paragraph" w:styleId="af0">
    <w:name w:val="annotation subject"/>
    <w:basedOn w:val="ae"/>
    <w:next w:val="ae"/>
    <w:link w:val="af1"/>
    <w:uiPriority w:val="99"/>
    <w:semiHidden/>
    <w:unhideWhenUsed/>
    <w:rsid w:val="00560B2A"/>
    <w:rPr>
      <w:b/>
      <w:bCs/>
    </w:rPr>
  </w:style>
  <w:style w:type="character" w:customStyle="1" w:styleId="af1">
    <w:name w:val="批注主题 字符"/>
    <w:basedOn w:val="af"/>
    <w:link w:val="af0"/>
    <w:uiPriority w:val="99"/>
    <w:semiHidden/>
    <w:rsid w:val="00560B2A"/>
    <w:rPr>
      <w:rFonts w:ascii="Times New Roman" w:eastAsia="宋体" w:hAnsi="Times New Roman" w:cs="Times New Roman"/>
      <w:b/>
      <w:bCs/>
      <w:szCs w:val="24"/>
    </w:rPr>
  </w:style>
  <w:style w:type="character" w:styleId="af2">
    <w:name w:val="Strong"/>
    <w:basedOn w:val="a0"/>
    <w:uiPriority w:val="22"/>
    <w:qFormat/>
    <w:rsid w:val="008055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89841">
      <w:bodyDiv w:val="1"/>
      <w:marLeft w:val="0"/>
      <w:marRight w:val="0"/>
      <w:marTop w:val="0"/>
      <w:marBottom w:val="0"/>
      <w:divBdr>
        <w:top w:val="none" w:sz="0" w:space="0" w:color="auto"/>
        <w:left w:val="none" w:sz="0" w:space="0" w:color="auto"/>
        <w:bottom w:val="none" w:sz="0" w:space="0" w:color="auto"/>
        <w:right w:val="none" w:sz="0" w:space="0" w:color="auto"/>
      </w:divBdr>
    </w:div>
    <w:div w:id="164052227">
      <w:bodyDiv w:val="1"/>
      <w:marLeft w:val="0"/>
      <w:marRight w:val="0"/>
      <w:marTop w:val="0"/>
      <w:marBottom w:val="0"/>
      <w:divBdr>
        <w:top w:val="none" w:sz="0" w:space="0" w:color="auto"/>
        <w:left w:val="none" w:sz="0" w:space="0" w:color="auto"/>
        <w:bottom w:val="none" w:sz="0" w:space="0" w:color="auto"/>
        <w:right w:val="none" w:sz="0" w:space="0" w:color="auto"/>
      </w:divBdr>
    </w:div>
    <w:div w:id="258682325">
      <w:bodyDiv w:val="1"/>
      <w:marLeft w:val="0"/>
      <w:marRight w:val="0"/>
      <w:marTop w:val="0"/>
      <w:marBottom w:val="0"/>
      <w:divBdr>
        <w:top w:val="none" w:sz="0" w:space="0" w:color="auto"/>
        <w:left w:val="none" w:sz="0" w:space="0" w:color="auto"/>
        <w:bottom w:val="none" w:sz="0" w:space="0" w:color="auto"/>
        <w:right w:val="none" w:sz="0" w:space="0" w:color="auto"/>
      </w:divBdr>
    </w:div>
    <w:div w:id="329722854">
      <w:bodyDiv w:val="1"/>
      <w:marLeft w:val="0"/>
      <w:marRight w:val="0"/>
      <w:marTop w:val="0"/>
      <w:marBottom w:val="0"/>
      <w:divBdr>
        <w:top w:val="none" w:sz="0" w:space="0" w:color="auto"/>
        <w:left w:val="none" w:sz="0" w:space="0" w:color="auto"/>
        <w:bottom w:val="none" w:sz="0" w:space="0" w:color="auto"/>
        <w:right w:val="none" w:sz="0" w:space="0" w:color="auto"/>
      </w:divBdr>
    </w:div>
    <w:div w:id="362479871">
      <w:bodyDiv w:val="1"/>
      <w:marLeft w:val="0"/>
      <w:marRight w:val="0"/>
      <w:marTop w:val="0"/>
      <w:marBottom w:val="0"/>
      <w:divBdr>
        <w:top w:val="none" w:sz="0" w:space="0" w:color="auto"/>
        <w:left w:val="none" w:sz="0" w:space="0" w:color="auto"/>
        <w:bottom w:val="none" w:sz="0" w:space="0" w:color="auto"/>
        <w:right w:val="none" w:sz="0" w:space="0" w:color="auto"/>
      </w:divBdr>
    </w:div>
    <w:div w:id="412893678">
      <w:bodyDiv w:val="1"/>
      <w:marLeft w:val="0"/>
      <w:marRight w:val="0"/>
      <w:marTop w:val="0"/>
      <w:marBottom w:val="0"/>
      <w:divBdr>
        <w:top w:val="none" w:sz="0" w:space="0" w:color="auto"/>
        <w:left w:val="none" w:sz="0" w:space="0" w:color="auto"/>
        <w:bottom w:val="none" w:sz="0" w:space="0" w:color="auto"/>
        <w:right w:val="none" w:sz="0" w:space="0" w:color="auto"/>
      </w:divBdr>
    </w:div>
    <w:div w:id="415516621">
      <w:bodyDiv w:val="1"/>
      <w:marLeft w:val="0"/>
      <w:marRight w:val="0"/>
      <w:marTop w:val="0"/>
      <w:marBottom w:val="0"/>
      <w:divBdr>
        <w:top w:val="none" w:sz="0" w:space="0" w:color="auto"/>
        <w:left w:val="none" w:sz="0" w:space="0" w:color="auto"/>
        <w:bottom w:val="none" w:sz="0" w:space="0" w:color="auto"/>
        <w:right w:val="none" w:sz="0" w:space="0" w:color="auto"/>
      </w:divBdr>
    </w:div>
    <w:div w:id="418139607">
      <w:bodyDiv w:val="1"/>
      <w:marLeft w:val="0"/>
      <w:marRight w:val="0"/>
      <w:marTop w:val="0"/>
      <w:marBottom w:val="0"/>
      <w:divBdr>
        <w:top w:val="none" w:sz="0" w:space="0" w:color="auto"/>
        <w:left w:val="none" w:sz="0" w:space="0" w:color="auto"/>
        <w:bottom w:val="none" w:sz="0" w:space="0" w:color="auto"/>
        <w:right w:val="none" w:sz="0" w:space="0" w:color="auto"/>
      </w:divBdr>
    </w:div>
    <w:div w:id="469128280">
      <w:bodyDiv w:val="1"/>
      <w:marLeft w:val="0"/>
      <w:marRight w:val="0"/>
      <w:marTop w:val="0"/>
      <w:marBottom w:val="0"/>
      <w:divBdr>
        <w:top w:val="none" w:sz="0" w:space="0" w:color="auto"/>
        <w:left w:val="none" w:sz="0" w:space="0" w:color="auto"/>
        <w:bottom w:val="none" w:sz="0" w:space="0" w:color="auto"/>
        <w:right w:val="none" w:sz="0" w:space="0" w:color="auto"/>
      </w:divBdr>
    </w:div>
    <w:div w:id="506865345">
      <w:bodyDiv w:val="1"/>
      <w:marLeft w:val="0"/>
      <w:marRight w:val="0"/>
      <w:marTop w:val="0"/>
      <w:marBottom w:val="0"/>
      <w:divBdr>
        <w:top w:val="none" w:sz="0" w:space="0" w:color="auto"/>
        <w:left w:val="none" w:sz="0" w:space="0" w:color="auto"/>
        <w:bottom w:val="none" w:sz="0" w:space="0" w:color="auto"/>
        <w:right w:val="none" w:sz="0" w:space="0" w:color="auto"/>
      </w:divBdr>
    </w:div>
    <w:div w:id="634408020">
      <w:bodyDiv w:val="1"/>
      <w:marLeft w:val="0"/>
      <w:marRight w:val="0"/>
      <w:marTop w:val="0"/>
      <w:marBottom w:val="0"/>
      <w:divBdr>
        <w:top w:val="none" w:sz="0" w:space="0" w:color="auto"/>
        <w:left w:val="none" w:sz="0" w:space="0" w:color="auto"/>
        <w:bottom w:val="none" w:sz="0" w:space="0" w:color="auto"/>
        <w:right w:val="none" w:sz="0" w:space="0" w:color="auto"/>
      </w:divBdr>
      <w:divsChild>
        <w:div w:id="1520268694">
          <w:marLeft w:val="0"/>
          <w:marRight w:val="0"/>
          <w:marTop w:val="0"/>
          <w:marBottom w:val="0"/>
          <w:divBdr>
            <w:top w:val="none" w:sz="0" w:space="0" w:color="auto"/>
            <w:left w:val="none" w:sz="0" w:space="0" w:color="auto"/>
            <w:bottom w:val="none" w:sz="0" w:space="0" w:color="auto"/>
            <w:right w:val="none" w:sz="0" w:space="0" w:color="auto"/>
          </w:divBdr>
        </w:div>
      </w:divsChild>
    </w:div>
    <w:div w:id="636109469">
      <w:bodyDiv w:val="1"/>
      <w:marLeft w:val="0"/>
      <w:marRight w:val="0"/>
      <w:marTop w:val="0"/>
      <w:marBottom w:val="0"/>
      <w:divBdr>
        <w:top w:val="none" w:sz="0" w:space="0" w:color="auto"/>
        <w:left w:val="none" w:sz="0" w:space="0" w:color="auto"/>
        <w:bottom w:val="none" w:sz="0" w:space="0" w:color="auto"/>
        <w:right w:val="none" w:sz="0" w:space="0" w:color="auto"/>
      </w:divBdr>
    </w:div>
    <w:div w:id="668752062">
      <w:bodyDiv w:val="1"/>
      <w:marLeft w:val="0"/>
      <w:marRight w:val="0"/>
      <w:marTop w:val="0"/>
      <w:marBottom w:val="0"/>
      <w:divBdr>
        <w:top w:val="none" w:sz="0" w:space="0" w:color="auto"/>
        <w:left w:val="none" w:sz="0" w:space="0" w:color="auto"/>
        <w:bottom w:val="none" w:sz="0" w:space="0" w:color="auto"/>
        <w:right w:val="none" w:sz="0" w:space="0" w:color="auto"/>
      </w:divBdr>
    </w:div>
    <w:div w:id="703142337">
      <w:bodyDiv w:val="1"/>
      <w:marLeft w:val="0"/>
      <w:marRight w:val="0"/>
      <w:marTop w:val="0"/>
      <w:marBottom w:val="0"/>
      <w:divBdr>
        <w:top w:val="none" w:sz="0" w:space="0" w:color="auto"/>
        <w:left w:val="none" w:sz="0" w:space="0" w:color="auto"/>
        <w:bottom w:val="none" w:sz="0" w:space="0" w:color="auto"/>
        <w:right w:val="none" w:sz="0" w:space="0" w:color="auto"/>
      </w:divBdr>
    </w:div>
    <w:div w:id="759063080">
      <w:bodyDiv w:val="1"/>
      <w:marLeft w:val="0"/>
      <w:marRight w:val="0"/>
      <w:marTop w:val="0"/>
      <w:marBottom w:val="0"/>
      <w:divBdr>
        <w:top w:val="none" w:sz="0" w:space="0" w:color="auto"/>
        <w:left w:val="none" w:sz="0" w:space="0" w:color="auto"/>
        <w:bottom w:val="none" w:sz="0" w:space="0" w:color="auto"/>
        <w:right w:val="none" w:sz="0" w:space="0" w:color="auto"/>
      </w:divBdr>
    </w:div>
    <w:div w:id="891233500">
      <w:bodyDiv w:val="1"/>
      <w:marLeft w:val="0"/>
      <w:marRight w:val="0"/>
      <w:marTop w:val="0"/>
      <w:marBottom w:val="0"/>
      <w:divBdr>
        <w:top w:val="none" w:sz="0" w:space="0" w:color="auto"/>
        <w:left w:val="none" w:sz="0" w:space="0" w:color="auto"/>
        <w:bottom w:val="none" w:sz="0" w:space="0" w:color="auto"/>
        <w:right w:val="none" w:sz="0" w:space="0" w:color="auto"/>
      </w:divBdr>
    </w:div>
    <w:div w:id="896548068">
      <w:bodyDiv w:val="1"/>
      <w:marLeft w:val="0"/>
      <w:marRight w:val="0"/>
      <w:marTop w:val="0"/>
      <w:marBottom w:val="0"/>
      <w:divBdr>
        <w:top w:val="none" w:sz="0" w:space="0" w:color="auto"/>
        <w:left w:val="none" w:sz="0" w:space="0" w:color="auto"/>
        <w:bottom w:val="none" w:sz="0" w:space="0" w:color="auto"/>
        <w:right w:val="none" w:sz="0" w:space="0" w:color="auto"/>
      </w:divBdr>
    </w:div>
    <w:div w:id="901453929">
      <w:bodyDiv w:val="1"/>
      <w:marLeft w:val="0"/>
      <w:marRight w:val="0"/>
      <w:marTop w:val="0"/>
      <w:marBottom w:val="0"/>
      <w:divBdr>
        <w:top w:val="none" w:sz="0" w:space="0" w:color="auto"/>
        <w:left w:val="none" w:sz="0" w:space="0" w:color="auto"/>
        <w:bottom w:val="none" w:sz="0" w:space="0" w:color="auto"/>
        <w:right w:val="none" w:sz="0" w:space="0" w:color="auto"/>
      </w:divBdr>
    </w:div>
    <w:div w:id="918057863">
      <w:bodyDiv w:val="1"/>
      <w:marLeft w:val="0"/>
      <w:marRight w:val="0"/>
      <w:marTop w:val="0"/>
      <w:marBottom w:val="0"/>
      <w:divBdr>
        <w:top w:val="none" w:sz="0" w:space="0" w:color="auto"/>
        <w:left w:val="none" w:sz="0" w:space="0" w:color="auto"/>
        <w:bottom w:val="none" w:sz="0" w:space="0" w:color="auto"/>
        <w:right w:val="none" w:sz="0" w:space="0" w:color="auto"/>
      </w:divBdr>
    </w:div>
    <w:div w:id="1002321552">
      <w:bodyDiv w:val="1"/>
      <w:marLeft w:val="0"/>
      <w:marRight w:val="0"/>
      <w:marTop w:val="0"/>
      <w:marBottom w:val="0"/>
      <w:divBdr>
        <w:top w:val="none" w:sz="0" w:space="0" w:color="auto"/>
        <w:left w:val="none" w:sz="0" w:space="0" w:color="auto"/>
        <w:bottom w:val="none" w:sz="0" w:space="0" w:color="auto"/>
        <w:right w:val="none" w:sz="0" w:space="0" w:color="auto"/>
      </w:divBdr>
    </w:div>
    <w:div w:id="1043869776">
      <w:bodyDiv w:val="1"/>
      <w:marLeft w:val="0"/>
      <w:marRight w:val="0"/>
      <w:marTop w:val="0"/>
      <w:marBottom w:val="0"/>
      <w:divBdr>
        <w:top w:val="none" w:sz="0" w:space="0" w:color="auto"/>
        <w:left w:val="none" w:sz="0" w:space="0" w:color="auto"/>
        <w:bottom w:val="none" w:sz="0" w:space="0" w:color="auto"/>
        <w:right w:val="none" w:sz="0" w:space="0" w:color="auto"/>
      </w:divBdr>
    </w:div>
    <w:div w:id="1084883777">
      <w:bodyDiv w:val="1"/>
      <w:marLeft w:val="0"/>
      <w:marRight w:val="0"/>
      <w:marTop w:val="0"/>
      <w:marBottom w:val="0"/>
      <w:divBdr>
        <w:top w:val="none" w:sz="0" w:space="0" w:color="auto"/>
        <w:left w:val="none" w:sz="0" w:space="0" w:color="auto"/>
        <w:bottom w:val="none" w:sz="0" w:space="0" w:color="auto"/>
        <w:right w:val="none" w:sz="0" w:space="0" w:color="auto"/>
      </w:divBdr>
    </w:div>
    <w:div w:id="1122578930">
      <w:bodyDiv w:val="1"/>
      <w:marLeft w:val="0"/>
      <w:marRight w:val="0"/>
      <w:marTop w:val="0"/>
      <w:marBottom w:val="0"/>
      <w:divBdr>
        <w:top w:val="none" w:sz="0" w:space="0" w:color="auto"/>
        <w:left w:val="none" w:sz="0" w:space="0" w:color="auto"/>
        <w:bottom w:val="none" w:sz="0" w:space="0" w:color="auto"/>
        <w:right w:val="none" w:sz="0" w:space="0" w:color="auto"/>
      </w:divBdr>
      <w:divsChild>
        <w:div w:id="102381660">
          <w:marLeft w:val="0"/>
          <w:marRight w:val="0"/>
          <w:marTop w:val="0"/>
          <w:marBottom w:val="0"/>
          <w:divBdr>
            <w:top w:val="none" w:sz="0" w:space="0" w:color="auto"/>
            <w:left w:val="none" w:sz="0" w:space="0" w:color="auto"/>
            <w:bottom w:val="none" w:sz="0" w:space="0" w:color="auto"/>
            <w:right w:val="none" w:sz="0" w:space="0" w:color="auto"/>
          </w:divBdr>
        </w:div>
      </w:divsChild>
    </w:div>
    <w:div w:id="1447698113">
      <w:bodyDiv w:val="1"/>
      <w:marLeft w:val="0"/>
      <w:marRight w:val="0"/>
      <w:marTop w:val="0"/>
      <w:marBottom w:val="0"/>
      <w:divBdr>
        <w:top w:val="none" w:sz="0" w:space="0" w:color="auto"/>
        <w:left w:val="none" w:sz="0" w:space="0" w:color="auto"/>
        <w:bottom w:val="none" w:sz="0" w:space="0" w:color="auto"/>
        <w:right w:val="none" w:sz="0" w:space="0" w:color="auto"/>
      </w:divBdr>
    </w:div>
    <w:div w:id="1573350713">
      <w:bodyDiv w:val="1"/>
      <w:marLeft w:val="0"/>
      <w:marRight w:val="0"/>
      <w:marTop w:val="0"/>
      <w:marBottom w:val="0"/>
      <w:divBdr>
        <w:top w:val="none" w:sz="0" w:space="0" w:color="auto"/>
        <w:left w:val="none" w:sz="0" w:space="0" w:color="auto"/>
        <w:bottom w:val="none" w:sz="0" w:space="0" w:color="auto"/>
        <w:right w:val="none" w:sz="0" w:space="0" w:color="auto"/>
      </w:divBdr>
    </w:div>
    <w:div w:id="1722048808">
      <w:bodyDiv w:val="1"/>
      <w:marLeft w:val="0"/>
      <w:marRight w:val="0"/>
      <w:marTop w:val="0"/>
      <w:marBottom w:val="0"/>
      <w:divBdr>
        <w:top w:val="none" w:sz="0" w:space="0" w:color="auto"/>
        <w:left w:val="none" w:sz="0" w:space="0" w:color="auto"/>
        <w:bottom w:val="none" w:sz="0" w:space="0" w:color="auto"/>
        <w:right w:val="none" w:sz="0" w:space="0" w:color="auto"/>
      </w:divBdr>
    </w:div>
    <w:div w:id="1771923534">
      <w:bodyDiv w:val="1"/>
      <w:marLeft w:val="0"/>
      <w:marRight w:val="0"/>
      <w:marTop w:val="0"/>
      <w:marBottom w:val="0"/>
      <w:divBdr>
        <w:top w:val="none" w:sz="0" w:space="0" w:color="auto"/>
        <w:left w:val="none" w:sz="0" w:space="0" w:color="auto"/>
        <w:bottom w:val="none" w:sz="0" w:space="0" w:color="auto"/>
        <w:right w:val="none" w:sz="0" w:space="0" w:color="auto"/>
      </w:divBdr>
    </w:div>
    <w:div w:id="1780223185">
      <w:bodyDiv w:val="1"/>
      <w:marLeft w:val="0"/>
      <w:marRight w:val="0"/>
      <w:marTop w:val="0"/>
      <w:marBottom w:val="0"/>
      <w:divBdr>
        <w:top w:val="none" w:sz="0" w:space="0" w:color="auto"/>
        <w:left w:val="none" w:sz="0" w:space="0" w:color="auto"/>
        <w:bottom w:val="none" w:sz="0" w:space="0" w:color="auto"/>
        <w:right w:val="none" w:sz="0" w:space="0" w:color="auto"/>
      </w:divBdr>
    </w:div>
    <w:div w:id="1843425992">
      <w:bodyDiv w:val="1"/>
      <w:marLeft w:val="0"/>
      <w:marRight w:val="0"/>
      <w:marTop w:val="0"/>
      <w:marBottom w:val="0"/>
      <w:divBdr>
        <w:top w:val="none" w:sz="0" w:space="0" w:color="auto"/>
        <w:left w:val="none" w:sz="0" w:space="0" w:color="auto"/>
        <w:bottom w:val="none" w:sz="0" w:space="0" w:color="auto"/>
        <w:right w:val="none" w:sz="0" w:space="0" w:color="auto"/>
      </w:divBdr>
    </w:div>
    <w:div w:id="2007783886">
      <w:bodyDiv w:val="1"/>
      <w:marLeft w:val="0"/>
      <w:marRight w:val="0"/>
      <w:marTop w:val="0"/>
      <w:marBottom w:val="0"/>
      <w:divBdr>
        <w:top w:val="none" w:sz="0" w:space="0" w:color="auto"/>
        <w:left w:val="none" w:sz="0" w:space="0" w:color="auto"/>
        <w:bottom w:val="none" w:sz="0" w:space="0" w:color="auto"/>
        <w:right w:val="none" w:sz="0" w:space="0" w:color="auto"/>
      </w:divBdr>
    </w:div>
    <w:div w:id="204101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Microsoft_Excel____.xlsx"/><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B9693-0BF5-4E27-AF7A-20BA1B5C4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8007</TotalTime>
  <Pages>11</Pages>
  <Words>954</Words>
  <Characters>5440</Characters>
  <Application>Microsoft Office Word</Application>
  <DocSecurity>0</DocSecurity>
  <Lines>45</Lines>
  <Paragraphs>12</Paragraphs>
  <ScaleCrop>false</ScaleCrop>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dc:creator>
  <cp:lastModifiedBy>vzj章剑</cp:lastModifiedBy>
  <cp:revision>873</cp:revision>
  <dcterms:created xsi:type="dcterms:W3CDTF">2014-05-21T08:05:00Z</dcterms:created>
  <dcterms:modified xsi:type="dcterms:W3CDTF">2017-08-25T05:58:00Z</dcterms:modified>
</cp:coreProperties>
</file>